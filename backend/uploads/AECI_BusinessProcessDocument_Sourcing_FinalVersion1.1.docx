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sdtfl w16du wp14">
  <w:body>
    <w:p w:rsidRPr="00531B07" w:rsidR="00631078" w:rsidP="00631078" w:rsidRDefault="00631078" w14:paraId="248F8943" w14:textId="77777777">
      <w:pPr>
        <w:rPr>
          <w:rFonts w:ascii="Arial" w:hAnsi="Arial" w:cs="Arial"/>
          <w:lang w:val="en-GB"/>
        </w:rPr>
      </w:pPr>
    </w:p>
    <w:p w:rsidRPr="00531B07" w:rsidR="00631078" w:rsidP="00631078" w:rsidRDefault="00631078" w14:paraId="31919819" w14:textId="77777777">
      <w:pPr>
        <w:rPr>
          <w:rFonts w:ascii="Arial" w:hAnsi="Arial" w:cs="Arial"/>
          <w:lang w:val="en-GB"/>
        </w:rPr>
      </w:pPr>
    </w:p>
    <w:p w:rsidRPr="00531B07" w:rsidR="00631078" w:rsidP="00631078" w:rsidRDefault="00631078" w14:paraId="3984B8DF" w14:textId="77777777">
      <w:pPr>
        <w:rPr>
          <w:rFonts w:ascii="Arial" w:hAnsi="Arial" w:cs="Arial"/>
          <w:lang w:val="en-GB"/>
        </w:rPr>
      </w:pPr>
    </w:p>
    <w:p w:rsidRPr="00531B07" w:rsidR="00631078" w:rsidP="0087365E" w:rsidRDefault="00631078" w14:paraId="67BBD33C" w14:textId="00793071">
      <w:pPr>
        <w:pStyle w:val="Title"/>
        <w:spacing w:before="0" w:after="120" w:line="276" w:lineRule="auto"/>
        <w:jc w:val="right"/>
        <w:rPr>
          <w:rFonts w:eastAsia="Arial" w:cs="Arial"/>
          <w:b/>
          <w:color w:val="FF0000"/>
          <w:sz w:val="48"/>
          <w:szCs w:val="48"/>
        </w:rPr>
      </w:pPr>
    </w:p>
    <w:p w:rsidRPr="00531B07" w:rsidR="00631078" w:rsidP="7CD6E4E0" w:rsidRDefault="662190ED" w14:paraId="32450F79" w14:textId="5603779B">
      <w:pPr>
        <w:rPr>
          <w:rFonts w:ascii="Arial" w:hAnsi="Arial" w:cs="Arial"/>
        </w:rPr>
      </w:pPr>
      <w:r w:rsidRPr="00531B07">
        <w:rPr>
          <w:rFonts w:ascii="Arial" w:hAnsi="Arial" w:eastAsia="Arial Nova" w:cs="Arial"/>
          <w:color w:val="000000" w:themeColor="text1"/>
          <w:sz w:val="22"/>
          <w:szCs w:val="22"/>
          <w:lang w:val="en-US"/>
        </w:rPr>
        <w:t xml:space="preserve"> </w:t>
      </w:r>
    </w:p>
    <w:p w:rsidRPr="00531B07" w:rsidR="00631078" w:rsidP="7CD6E4E0" w:rsidRDefault="662190ED" w14:paraId="5AF3E34B" w14:textId="7089FD16">
      <w:pPr>
        <w:rPr>
          <w:rFonts w:ascii="Arial" w:hAnsi="Arial" w:cs="Arial"/>
        </w:rPr>
      </w:pPr>
      <w:r w:rsidRPr="00531B07">
        <w:rPr>
          <w:rFonts w:ascii="Arial" w:hAnsi="Arial" w:eastAsia="Arial Nova" w:cs="Arial"/>
          <w:color w:val="000000" w:themeColor="text1"/>
          <w:sz w:val="22"/>
          <w:szCs w:val="22"/>
          <w:lang w:val="en-US"/>
        </w:rPr>
        <w:t xml:space="preserve"> </w:t>
      </w:r>
    </w:p>
    <w:p w:rsidRPr="00531B07" w:rsidR="00631078" w:rsidP="7CD6E4E0" w:rsidRDefault="662190ED" w14:paraId="736100F0" w14:textId="43FB3CB4">
      <w:pPr>
        <w:rPr>
          <w:rFonts w:ascii="Arial" w:hAnsi="Arial" w:cs="Arial"/>
        </w:rPr>
      </w:pPr>
      <w:r w:rsidRPr="00531B07">
        <w:rPr>
          <w:rFonts w:ascii="Arial" w:hAnsi="Arial" w:eastAsia="Arial Nova" w:cs="Arial"/>
          <w:color w:val="000000" w:themeColor="text1"/>
          <w:sz w:val="22"/>
          <w:szCs w:val="22"/>
          <w:lang w:val="en-US"/>
        </w:rPr>
        <w:t xml:space="preserve"> </w:t>
      </w:r>
    </w:p>
    <w:p w:rsidRPr="00531B07" w:rsidR="00631078" w:rsidP="7CD6E4E0" w:rsidRDefault="662190ED" w14:paraId="55264B8D" w14:textId="414445B5">
      <w:pPr>
        <w:rPr>
          <w:rFonts w:ascii="Arial" w:hAnsi="Arial" w:cs="Arial"/>
        </w:rPr>
      </w:pPr>
      <w:r w:rsidRPr="00531B07">
        <w:rPr>
          <w:rFonts w:ascii="Arial" w:hAnsi="Arial" w:eastAsia="Arial Nova" w:cs="Arial"/>
          <w:color w:val="000000" w:themeColor="text1"/>
          <w:sz w:val="22"/>
          <w:szCs w:val="22"/>
          <w:lang w:val="en-US"/>
        </w:rPr>
        <w:t xml:space="preserve"> </w:t>
      </w:r>
    </w:p>
    <w:p w:rsidRPr="00813846" w:rsidR="00631078" w:rsidP="7CD6E4E0" w:rsidRDefault="662190ED" w14:paraId="44F40729" w14:textId="19275AF6">
      <w:pPr>
        <w:pStyle w:val="Title"/>
        <w:tabs>
          <w:tab w:val="left" w:pos="720"/>
        </w:tabs>
        <w:spacing w:before="101" w:after="0"/>
        <w:ind w:left="120"/>
        <w:jc w:val="center"/>
        <w:rPr>
          <w:rFonts w:eastAsia="Verdana" w:cs="Arial"/>
          <w:color w:val="696363"/>
          <w:sz w:val="48"/>
          <w:szCs w:val="48"/>
        </w:rPr>
      </w:pPr>
      <w:r w:rsidRPr="00531B07">
        <w:rPr>
          <w:rFonts w:eastAsia="Verdana" w:cs="Arial"/>
          <w:color w:val="696363"/>
          <w:sz w:val="48"/>
          <w:szCs w:val="48"/>
        </w:rPr>
        <w:t xml:space="preserve">Business Requirements </w:t>
      </w:r>
      <w:r w:rsidRPr="20987480" w:rsidR="297B9077">
        <w:rPr>
          <w:rFonts w:eastAsia="Verdana" w:cs="Arial"/>
          <w:color w:val="696363"/>
          <w:sz w:val="48"/>
          <w:szCs w:val="48"/>
        </w:rPr>
        <w:t>Document</w:t>
      </w:r>
    </w:p>
    <w:p w:rsidRPr="00531B07" w:rsidR="00631078" w:rsidP="7CD6E4E0" w:rsidRDefault="662190ED" w14:paraId="733BEE98" w14:textId="0E8224ED">
      <w:pPr>
        <w:rPr>
          <w:rFonts w:ascii="Arial" w:hAnsi="Arial" w:cs="Arial"/>
        </w:rPr>
      </w:pPr>
      <w:r w:rsidRPr="00531B07">
        <w:rPr>
          <w:rFonts w:ascii="Arial" w:hAnsi="Arial" w:eastAsia="Arial Nova" w:cs="Arial"/>
          <w:color w:val="C00000"/>
          <w:sz w:val="22"/>
          <w:szCs w:val="22"/>
          <w:lang w:val="en-US"/>
        </w:rPr>
        <w:t xml:space="preserve"> </w:t>
      </w:r>
    </w:p>
    <w:p w:rsidRPr="00531B07" w:rsidR="00631078" w:rsidP="7CD6E4E0" w:rsidRDefault="662190ED" w14:paraId="1A0ECB82" w14:textId="3F7AEFE8">
      <w:pPr>
        <w:rPr>
          <w:rFonts w:ascii="Arial" w:hAnsi="Arial" w:cs="Arial"/>
        </w:rPr>
      </w:pPr>
      <w:r w:rsidRPr="00531B07">
        <w:rPr>
          <w:rFonts w:ascii="Arial" w:hAnsi="Arial" w:eastAsia="Arial Nova" w:cs="Arial"/>
          <w:color w:val="C00000"/>
          <w:sz w:val="22"/>
          <w:szCs w:val="22"/>
          <w:lang w:val="en-US"/>
        </w:rPr>
        <w:t xml:space="preserve"> </w:t>
      </w:r>
    </w:p>
    <w:p w:rsidRPr="00813846" w:rsidR="00631078" w:rsidP="7CD6E4E0" w:rsidRDefault="662190ED" w14:paraId="1A2F3AE7" w14:textId="3916629B">
      <w:pPr>
        <w:pStyle w:val="Title"/>
        <w:spacing w:before="0" w:after="1360"/>
        <w:jc w:val="center"/>
      </w:pPr>
      <w:r w:rsidRPr="00531B07">
        <w:rPr>
          <w:rFonts w:eastAsia="Verdana" w:cs="Arial"/>
          <w:color w:val="696363"/>
          <w:sz w:val="36"/>
          <w:szCs w:val="36"/>
        </w:rPr>
        <w:t xml:space="preserve">Coupa S2P Implementation – Sourcing Management </w:t>
      </w:r>
    </w:p>
    <w:p w:rsidRPr="00531B07" w:rsidR="00631078" w:rsidP="7CD6E4E0" w:rsidRDefault="662190ED" w14:paraId="3511A200" w14:textId="1500EA30">
      <w:pPr>
        <w:rPr>
          <w:rFonts w:ascii="Arial" w:hAnsi="Arial" w:cs="Arial"/>
        </w:rPr>
      </w:pPr>
      <w:r w:rsidRPr="00531B07">
        <w:rPr>
          <w:rFonts w:ascii="Arial" w:hAnsi="Arial" w:eastAsia="Arial Nova" w:cs="Arial"/>
          <w:color w:val="000000" w:themeColor="text1"/>
          <w:sz w:val="22"/>
          <w:szCs w:val="22"/>
          <w:lang w:val="en-US"/>
        </w:rPr>
        <w:t xml:space="preserve"> </w:t>
      </w:r>
    </w:p>
    <w:p w:rsidRPr="00531B07" w:rsidR="00631078" w:rsidP="7CD6E4E0" w:rsidRDefault="662190ED" w14:paraId="00D44352" w14:textId="614EA0E2">
      <w:pPr>
        <w:rPr>
          <w:rFonts w:ascii="Arial" w:hAnsi="Arial" w:cs="Arial"/>
        </w:rPr>
      </w:pPr>
      <w:r w:rsidRPr="00531B07">
        <w:rPr>
          <w:rFonts w:ascii="Arial" w:hAnsi="Arial" w:eastAsia="Arial Nova" w:cs="Arial"/>
          <w:color w:val="000000" w:themeColor="text1"/>
          <w:sz w:val="22"/>
          <w:szCs w:val="22"/>
          <w:lang w:val="en-US"/>
        </w:rPr>
        <w:t xml:space="preserve"> </w:t>
      </w:r>
    </w:p>
    <w:p w:rsidRPr="00531B07" w:rsidR="00631078" w:rsidP="7CD6E4E0" w:rsidRDefault="662190ED" w14:paraId="0064B24A" w14:textId="4AF70628">
      <w:pPr>
        <w:rPr>
          <w:rFonts w:ascii="Arial" w:hAnsi="Arial" w:cs="Arial"/>
        </w:rPr>
      </w:pPr>
      <w:r w:rsidRPr="00531B07">
        <w:rPr>
          <w:rFonts w:ascii="Arial" w:hAnsi="Arial" w:eastAsia="Arial Nova" w:cs="Arial"/>
          <w:color w:val="000000" w:themeColor="text1"/>
          <w:sz w:val="22"/>
          <w:szCs w:val="22"/>
          <w:lang w:val="en-US"/>
        </w:rPr>
        <w:t xml:space="preserve"> </w:t>
      </w:r>
    </w:p>
    <w:p w:rsidRPr="00531B07" w:rsidR="00631078" w:rsidP="7CD6E4E0" w:rsidRDefault="662190ED" w14:paraId="284B4F47" w14:textId="17A6C134">
      <w:pPr>
        <w:rPr>
          <w:rFonts w:ascii="Arial" w:hAnsi="Arial" w:cs="Arial"/>
        </w:rPr>
      </w:pPr>
      <w:r w:rsidRPr="00531B07">
        <w:rPr>
          <w:rFonts w:ascii="Arial" w:hAnsi="Arial" w:eastAsia="Arial Nova" w:cs="Arial"/>
          <w:color w:val="000000" w:themeColor="text1"/>
          <w:sz w:val="22"/>
          <w:szCs w:val="22"/>
          <w:lang w:val="en-US"/>
        </w:rPr>
        <w:t xml:space="preserve"> </w:t>
      </w:r>
    </w:p>
    <w:p w:rsidRPr="00531B07" w:rsidR="00631078" w:rsidP="7CD6E4E0" w:rsidRDefault="662190ED" w14:paraId="4CD90152" w14:textId="3F4D02E3">
      <w:pPr>
        <w:rPr>
          <w:rFonts w:ascii="Arial" w:hAnsi="Arial" w:cs="Arial"/>
        </w:rPr>
      </w:pPr>
      <w:r w:rsidRPr="00531B07">
        <w:rPr>
          <w:rFonts w:ascii="Arial" w:hAnsi="Arial" w:eastAsia="Arial Nova" w:cs="Arial"/>
          <w:color w:val="000000" w:themeColor="text1"/>
          <w:sz w:val="22"/>
          <w:szCs w:val="22"/>
          <w:lang w:val="en-US"/>
        </w:rPr>
        <w:t xml:space="preserve"> </w:t>
      </w:r>
    </w:p>
    <w:tbl>
      <w:tblPr>
        <w:tblW w:w="0" w:type="auto"/>
        <w:tblInd w:w="135" w:type="dxa"/>
        <w:tblLayout w:type="fixed"/>
        <w:tblLook w:val="04A0" w:firstRow="1" w:lastRow="0" w:firstColumn="1" w:lastColumn="0" w:noHBand="0" w:noVBand="1"/>
      </w:tblPr>
      <w:tblGrid>
        <w:gridCol w:w="4260"/>
        <w:gridCol w:w="5819"/>
      </w:tblGrid>
      <w:tr w:rsidRPr="00531B07" w:rsidR="7CD6E4E0" w:rsidTr="7CD6E4E0" w14:paraId="2CA74610" w14:textId="77777777">
        <w:trPr>
          <w:trHeight w:val="210"/>
        </w:trPr>
        <w:tc>
          <w:tcPr>
            <w:tcW w:w="4260" w:type="dxa"/>
            <w:tcMar>
              <w:left w:w="108" w:type="dxa"/>
              <w:right w:w="108" w:type="dxa"/>
            </w:tcMar>
            <w:vAlign w:val="center"/>
          </w:tcPr>
          <w:p w:rsidRPr="00531B07" w:rsidR="7CD6E4E0" w:rsidP="7CD6E4E0" w:rsidRDefault="7CD6E4E0" w14:paraId="068A98B1" w14:textId="29DCF180">
            <w:pPr>
              <w:rPr>
                <w:rFonts w:ascii="Arial" w:hAnsi="Arial" w:eastAsia="Arial" w:cs="Arial"/>
                <w:color w:val="000000" w:themeColor="text1"/>
                <w:lang w:val="en-GB"/>
              </w:rPr>
            </w:pPr>
          </w:p>
        </w:tc>
        <w:tc>
          <w:tcPr>
            <w:tcW w:w="5819" w:type="dxa"/>
            <w:tcMar>
              <w:left w:w="108" w:type="dxa"/>
              <w:right w:w="108" w:type="dxa"/>
            </w:tcMar>
            <w:vAlign w:val="center"/>
          </w:tcPr>
          <w:p w:rsidRPr="00531B07" w:rsidR="7CD6E4E0" w:rsidP="7CD6E4E0" w:rsidRDefault="7CD6E4E0" w14:paraId="53940915" w14:textId="66A3283A">
            <w:pPr>
              <w:rPr>
                <w:rFonts w:ascii="Arial" w:hAnsi="Arial" w:cs="Arial"/>
              </w:rPr>
            </w:pPr>
            <w:r w:rsidRPr="00531B07">
              <w:rPr>
                <w:rFonts w:ascii="Arial" w:hAnsi="Arial" w:eastAsia="Arial" w:cs="Arial"/>
                <w:color w:val="000000" w:themeColor="text1"/>
                <w:lang w:val="en-GB"/>
              </w:rPr>
              <w:t xml:space="preserve"> </w:t>
            </w:r>
          </w:p>
        </w:tc>
      </w:tr>
      <w:tr w:rsidR="2C495105" w:rsidTr="2C495105" w14:paraId="43F287C7" w14:textId="77777777">
        <w:trPr>
          <w:trHeight w:val="210"/>
        </w:trPr>
        <w:tc>
          <w:tcPr>
            <w:tcW w:w="4260" w:type="dxa"/>
            <w:tcMar>
              <w:left w:w="108" w:type="dxa"/>
              <w:right w:w="108" w:type="dxa"/>
            </w:tcMar>
            <w:vAlign w:val="center"/>
          </w:tcPr>
          <w:p w:rsidR="2C495105" w:rsidP="2C495105" w:rsidRDefault="2C495105" w14:paraId="3BD58133" w14:textId="1A7094C5">
            <w:pPr>
              <w:rPr>
                <w:rFonts w:ascii="Arial" w:hAnsi="Arial" w:eastAsia="Arial" w:cs="Arial"/>
                <w:color w:val="000000" w:themeColor="text1"/>
                <w:lang w:val="en-GB"/>
              </w:rPr>
            </w:pPr>
          </w:p>
        </w:tc>
        <w:tc>
          <w:tcPr>
            <w:tcW w:w="5819" w:type="dxa"/>
            <w:tcMar>
              <w:left w:w="108" w:type="dxa"/>
              <w:right w:w="108" w:type="dxa"/>
            </w:tcMar>
            <w:vAlign w:val="center"/>
          </w:tcPr>
          <w:p w:rsidR="2C495105" w:rsidP="2C495105" w:rsidRDefault="2C495105" w14:paraId="48B269F0" w14:textId="07307DCB">
            <w:pPr>
              <w:rPr>
                <w:rFonts w:ascii="Arial" w:hAnsi="Arial" w:eastAsia="Arial" w:cs="Arial"/>
                <w:color w:val="000000" w:themeColor="text1"/>
                <w:lang w:val="en-GB"/>
              </w:rPr>
            </w:pPr>
          </w:p>
        </w:tc>
      </w:tr>
      <w:tr w:rsidRPr="00531B07" w:rsidR="7CD6E4E0" w:rsidTr="7CD6E4E0" w14:paraId="4DF282BC" w14:textId="77777777">
        <w:trPr>
          <w:trHeight w:val="210"/>
        </w:trPr>
        <w:tc>
          <w:tcPr>
            <w:tcW w:w="4260" w:type="dxa"/>
            <w:tcMar>
              <w:left w:w="108" w:type="dxa"/>
              <w:right w:w="108" w:type="dxa"/>
            </w:tcMar>
            <w:vAlign w:val="center"/>
          </w:tcPr>
          <w:p w:rsidRPr="00531B07" w:rsidR="7CD6E4E0" w:rsidP="7CD6E4E0" w:rsidRDefault="7CD6E4E0" w14:paraId="0BCBC4EB" w14:textId="6568F5E3">
            <w:pPr>
              <w:rPr>
                <w:rFonts w:ascii="Arial" w:hAnsi="Arial" w:cs="Arial"/>
              </w:rPr>
            </w:pPr>
            <w:r w:rsidRPr="00531B07">
              <w:rPr>
                <w:rFonts w:ascii="Arial" w:hAnsi="Arial" w:eastAsia="Arial" w:cs="Arial"/>
                <w:color w:val="000000" w:themeColor="text1"/>
                <w:lang w:val="en-GB"/>
              </w:rPr>
              <w:t xml:space="preserve"> </w:t>
            </w:r>
          </w:p>
        </w:tc>
        <w:tc>
          <w:tcPr>
            <w:tcW w:w="5819" w:type="dxa"/>
            <w:tcMar>
              <w:left w:w="108" w:type="dxa"/>
              <w:right w:w="108" w:type="dxa"/>
            </w:tcMar>
            <w:vAlign w:val="center"/>
          </w:tcPr>
          <w:p w:rsidRPr="00531B07" w:rsidR="7CD6E4E0" w:rsidP="7CD6E4E0" w:rsidRDefault="7CD6E4E0" w14:paraId="3648568F" w14:textId="3074F815">
            <w:pPr>
              <w:rPr>
                <w:rFonts w:ascii="Arial" w:hAnsi="Arial" w:cs="Arial"/>
              </w:rPr>
            </w:pPr>
            <w:r w:rsidRPr="00531B07">
              <w:rPr>
                <w:rFonts w:ascii="Arial" w:hAnsi="Arial" w:eastAsia="Arial" w:cs="Arial"/>
                <w:color w:val="000000" w:themeColor="text1"/>
                <w:lang w:val="en-GB"/>
              </w:rPr>
              <w:t xml:space="preserve"> </w:t>
            </w:r>
          </w:p>
        </w:tc>
      </w:tr>
      <w:tr w:rsidRPr="00531B07" w:rsidR="7CD6E4E0" w:rsidTr="7CD6E4E0" w14:paraId="7B43ED34" w14:textId="77777777">
        <w:trPr>
          <w:trHeight w:val="210"/>
        </w:trPr>
        <w:tc>
          <w:tcPr>
            <w:tcW w:w="4260" w:type="dxa"/>
            <w:tcMar>
              <w:left w:w="108" w:type="dxa"/>
              <w:right w:w="108" w:type="dxa"/>
            </w:tcMar>
            <w:vAlign w:val="center"/>
          </w:tcPr>
          <w:p w:rsidRPr="00531B07" w:rsidR="7CD6E4E0" w:rsidP="7CD6E4E0" w:rsidRDefault="7CD6E4E0" w14:paraId="639732F9" w14:textId="43B605C5">
            <w:pPr>
              <w:rPr>
                <w:rFonts w:ascii="Arial" w:hAnsi="Arial" w:cs="Arial"/>
              </w:rPr>
            </w:pPr>
            <w:r w:rsidRPr="00531B07">
              <w:rPr>
                <w:rFonts w:ascii="Arial" w:hAnsi="Arial" w:eastAsia="Arial" w:cs="Arial"/>
                <w:color w:val="000000" w:themeColor="text1"/>
                <w:lang w:val="en-GB"/>
              </w:rPr>
              <w:t xml:space="preserve"> </w:t>
            </w:r>
          </w:p>
          <w:p w:rsidRPr="00531B07" w:rsidR="7CD6E4E0" w:rsidP="7CD6E4E0" w:rsidRDefault="7CD6E4E0" w14:paraId="03F20FF9" w14:textId="1EFF6667">
            <w:pPr>
              <w:rPr>
                <w:rFonts w:ascii="Arial" w:hAnsi="Arial" w:cs="Arial"/>
              </w:rPr>
            </w:pPr>
            <w:r w:rsidRPr="00531B07">
              <w:rPr>
                <w:rFonts w:ascii="Arial" w:hAnsi="Arial" w:eastAsia="Arial" w:cs="Arial"/>
                <w:color w:val="000000" w:themeColor="text1"/>
                <w:lang w:val="en-GB"/>
              </w:rPr>
              <w:t xml:space="preserve"> </w:t>
            </w:r>
          </w:p>
          <w:p w:rsidRPr="00531B07" w:rsidR="7CD6E4E0" w:rsidP="7CD6E4E0" w:rsidRDefault="7CD6E4E0" w14:paraId="7C87CD1D" w14:textId="19A32B1B">
            <w:pPr>
              <w:rPr>
                <w:rFonts w:ascii="Arial" w:hAnsi="Arial" w:cs="Arial"/>
              </w:rPr>
            </w:pPr>
            <w:r w:rsidRPr="00531B07">
              <w:rPr>
                <w:rFonts w:ascii="Arial" w:hAnsi="Arial" w:eastAsia="Arial" w:cs="Arial"/>
                <w:color w:val="000000" w:themeColor="text1"/>
                <w:lang w:val="en-GB"/>
              </w:rPr>
              <w:t xml:space="preserve"> </w:t>
            </w:r>
          </w:p>
          <w:p w:rsidRPr="00531B07" w:rsidR="7CD6E4E0" w:rsidP="7CD6E4E0" w:rsidRDefault="7CD6E4E0" w14:paraId="6B852916" w14:textId="06E7A196">
            <w:pPr>
              <w:rPr>
                <w:rFonts w:ascii="Arial" w:hAnsi="Arial" w:cs="Arial"/>
              </w:rPr>
            </w:pPr>
            <w:r w:rsidRPr="00531B07">
              <w:rPr>
                <w:rFonts w:ascii="Arial" w:hAnsi="Arial" w:eastAsia="Arial" w:cs="Arial"/>
                <w:color w:val="000000" w:themeColor="text1"/>
                <w:lang w:val="en-GB"/>
              </w:rPr>
              <w:t xml:space="preserve"> </w:t>
            </w:r>
          </w:p>
          <w:p w:rsidRPr="00531B07" w:rsidR="7CD6E4E0" w:rsidP="7CD6E4E0" w:rsidRDefault="7CD6E4E0" w14:paraId="6B5117FE" w14:textId="11F49145">
            <w:pPr>
              <w:rPr>
                <w:rFonts w:ascii="Arial" w:hAnsi="Arial" w:cs="Arial"/>
              </w:rPr>
            </w:pPr>
            <w:r w:rsidRPr="00531B07">
              <w:rPr>
                <w:rFonts w:ascii="Arial" w:hAnsi="Arial" w:eastAsia="Arial" w:cs="Arial"/>
                <w:color w:val="000000" w:themeColor="text1"/>
                <w:lang w:val="en-GB"/>
              </w:rPr>
              <w:t xml:space="preserve"> </w:t>
            </w:r>
          </w:p>
          <w:p w:rsidRPr="00531B07" w:rsidR="7CD6E4E0" w:rsidP="7CD6E4E0" w:rsidRDefault="7CD6E4E0" w14:paraId="088B05C5" w14:textId="79B4D826">
            <w:pPr>
              <w:rPr>
                <w:rFonts w:ascii="Arial" w:hAnsi="Arial" w:cs="Arial"/>
              </w:rPr>
            </w:pPr>
            <w:r w:rsidRPr="00531B07">
              <w:rPr>
                <w:rFonts w:ascii="Arial" w:hAnsi="Arial" w:eastAsia="Arial" w:cs="Arial"/>
                <w:color w:val="000000" w:themeColor="text1"/>
                <w:lang w:val="en-GB"/>
              </w:rPr>
              <w:t xml:space="preserve"> </w:t>
            </w:r>
          </w:p>
          <w:p w:rsidRPr="00531B07" w:rsidR="7CD6E4E0" w:rsidP="7CD6E4E0" w:rsidRDefault="7CD6E4E0" w14:paraId="063577CE" w14:textId="4A2E1543">
            <w:pPr>
              <w:rPr>
                <w:rFonts w:ascii="Arial" w:hAnsi="Arial" w:cs="Arial"/>
              </w:rPr>
            </w:pPr>
            <w:r w:rsidRPr="2C495105">
              <w:rPr>
                <w:rFonts w:ascii="Arial" w:hAnsi="Arial" w:eastAsia="Arial" w:cs="Arial"/>
                <w:b/>
                <w:color w:val="000000" w:themeColor="text1"/>
                <w:lang w:val="en-GB"/>
              </w:rPr>
              <w:t xml:space="preserve">Prepared by: </w:t>
            </w:r>
            <w:r w:rsidRPr="00531B07">
              <w:rPr>
                <w:rFonts w:ascii="Arial" w:hAnsi="Arial" w:eastAsia="Arial" w:cs="Arial"/>
                <w:color w:val="000000" w:themeColor="text1"/>
                <w:lang w:val="en-GB"/>
              </w:rPr>
              <w:t xml:space="preserve"> </w:t>
            </w:r>
            <w:proofErr w:type="spellStart"/>
            <w:r w:rsidRPr="00531B07" w:rsidR="00237A82">
              <w:rPr>
                <w:rFonts w:ascii="Arial" w:hAnsi="Arial" w:eastAsia="Arial" w:cs="Arial"/>
                <w:color w:val="000000" w:themeColor="text1"/>
                <w:lang w:val="en-GB"/>
              </w:rPr>
              <w:t>SoluGrowth</w:t>
            </w:r>
            <w:proofErr w:type="spellEnd"/>
            <w:r w:rsidRPr="00531B07" w:rsidR="00237A82">
              <w:rPr>
                <w:rFonts w:ascii="Arial" w:hAnsi="Arial" w:eastAsia="Arial" w:cs="Arial"/>
                <w:color w:val="000000" w:themeColor="text1"/>
                <w:lang w:val="en-GB"/>
              </w:rPr>
              <w:t xml:space="preserve"> PSA</w:t>
            </w:r>
          </w:p>
          <w:p w:rsidRPr="00531B07" w:rsidR="7CD6E4E0" w:rsidP="7CD6E4E0" w:rsidRDefault="7CD6E4E0" w14:paraId="69E9454E" w14:textId="59620244">
            <w:pPr>
              <w:rPr>
                <w:rFonts w:ascii="Arial" w:hAnsi="Arial" w:cs="Arial"/>
              </w:rPr>
            </w:pPr>
            <w:r w:rsidRPr="2C495105">
              <w:rPr>
                <w:rFonts w:ascii="Arial" w:hAnsi="Arial" w:eastAsia="Arial" w:cs="Arial"/>
                <w:b/>
                <w:color w:val="000000" w:themeColor="text1"/>
                <w:lang w:val="en-GB"/>
              </w:rPr>
              <w:t>Date:</w:t>
            </w:r>
            <w:r w:rsidRPr="00531B07">
              <w:rPr>
                <w:rFonts w:ascii="Arial" w:hAnsi="Arial" w:eastAsia="Arial" w:cs="Arial"/>
                <w:color w:val="000000" w:themeColor="text1"/>
                <w:lang w:val="en-GB"/>
              </w:rPr>
              <w:t xml:space="preserve">  </w:t>
            </w:r>
            <w:r w:rsidR="00AC309C">
              <w:rPr>
                <w:rFonts w:ascii="Arial" w:hAnsi="Arial" w:eastAsia="Arial" w:cs="Arial"/>
                <w:color w:val="000000" w:themeColor="text1"/>
                <w:lang w:val="en-GB"/>
              </w:rPr>
              <w:t>7 January 2026</w:t>
            </w:r>
          </w:p>
          <w:p w:rsidRPr="00531B07" w:rsidR="7CD6E4E0" w:rsidP="7CD6E4E0" w:rsidRDefault="7CD6E4E0" w14:paraId="224747A1" w14:textId="73252636">
            <w:pPr>
              <w:rPr>
                <w:rFonts w:ascii="Arial" w:hAnsi="Arial" w:eastAsia="Arial" w:cs="Arial"/>
                <w:color w:val="000000" w:themeColor="text1"/>
                <w:lang w:val="en-GB"/>
              </w:rPr>
            </w:pPr>
            <w:r w:rsidRPr="2C495105">
              <w:rPr>
                <w:rFonts w:ascii="Arial" w:hAnsi="Arial" w:eastAsia="Arial" w:cs="Arial"/>
                <w:b/>
                <w:color w:val="000000" w:themeColor="text1"/>
                <w:lang w:val="en-GB"/>
              </w:rPr>
              <w:t>Version:</w:t>
            </w:r>
            <w:r w:rsidRPr="00531B07">
              <w:rPr>
                <w:rFonts w:ascii="Arial" w:hAnsi="Arial" w:eastAsia="Arial" w:cs="Arial"/>
                <w:color w:val="000000" w:themeColor="text1"/>
                <w:lang w:val="en-GB"/>
              </w:rPr>
              <w:t xml:space="preserve"> </w:t>
            </w:r>
            <w:r w:rsidRPr="2C495105" w:rsidR="38954441">
              <w:rPr>
                <w:rFonts w:ascii="Arial" w:hAnsi="Arial" w:eastAsia="Arial" w:cs="Arial"/>
                <w:color w:val="000000" w:themeColor="text1"/>
                <w:lang w:val="en-GB"/>
              </w:rPr>
              <w:t>V</w:t>
            </w:r>
            <w:r w:rsidR="00D41407">
              <w:rPr>
                <w:rFonts w:ascii="Arial" w:hAnsi="Arial" w:eastAsia="Arial" w:cs="Arial"/>
                <w:color w:val="000000" w:themeColor="text1"/>
                <w:lang w:val="en-GB"/>
              </w:rPr>
              <w:t>2</w:t>
            </w:r>
            <w:r w:rsidRPr="2C495105" w:rsidR="05741C78">
              <w:rPr>
                <w:rFonts w:ascii="Arial" w:hAnsi="Arial" w:eastAsia="Arial" w:cs="Arial"/>
                <w:color w:val="000000" w:themeColor="text1"/>
                <w:lang w:val="en-GB"/>
              </w:rPr>
              <w:t>.0</w:t>
            </w:r>
          </w:p>
        </w:tc>
        <w:tc>
          <w:tcPr>
            <w:tcW w:w="5819" w:type="dxa"/>
            <w:tcMar>
              <w:left w:w="108" w:type="dxa"/>
              <w:right w:w="108" w:type="dxa"/>
            </w:tcMar>
            <w:vAlign w:val="center"/>
          </w:tcPr>
          <w:p w:rsidRPr="00531B07" w:rsidR="7CD6E4E0" w:rsidP="7CD6E4E0" w:rsidRDefault="7CD6E4E0" w14:paraId="35F6A5EF" w14:textId="538B7362">
            <w:pPr>
              <w:rPr>
                <w:rFonts w:ascii="Arial" w:hAnsi="Arial" w:eastAsia="Arial" w:cs="Arial"/>
                <w:color w:val="000000" w:themeColor="text1"/>
                <w:lang w:val="en-GB"/>
              </w:rPr>
            </w:pPr>
          </w:p>
        </w:tc>
      </w:tr>
    </w:tbl>
    <w:p w:rsidRPr="00531B07" w:rsidR="00631078" w:rsidP="00631078" w:rsidRDefault="00631078" w14:paraId="33B508EC" w14:textId="78EDFEF2">
      <w:pPr>
        <w:rPr>
          <w:rFonts w:ascii="Arial" w:hAnsi="Arial" w:cs="Arial"/>
          <w:lang w:val="en-GB"/>
        </w:rPr>
      </w:pPr>
    </w:p>
    <w:p w:rsidRPr="00531B07" w:rsidR="00631078" w:rsidP="00631078" w:rsidRDefault="00631078" w14:paraId="43240B45" w14:textId="77777777">
      <w:pPr>
        <w:rPr>
          <w:rFonts w:ascii="Arial" w:hAnsi="Arial" w:cs="Arial"/>
          <w:lang w:val="en-GB"/>
        </w:rPr>
      </w:pPr>
    </w:p>
    <w:p w:rsidRPr="00531B07" w:rsidR="00631078" w:rsidP="00631078" w:rsidRDefault="00631078" w14:paraId="58D11F1F" w14:textId="77777777">
      <w:pPr>
        <w:rPr>
          <w:rFonts w:ascii="Arial" w:hAnsi="Arial" w:cs="Arial"/>
          <w:lang w:val="en-GB"/>
        </w:rPr>
      </w:pPr>
    </w:p>
    <w:p w:rsidRPr="00531B07" w:rsidR="00631078" w:rsidP="00631078" w:rsidRDefault="00631078" w14:paraId="69A3C5EB" w14:textId="5AF3CC05">
      <w:pPr>
        <w:jc w:val="center"/>
        <w:rPr>
          <w:rFonts w:ascii="Arial" w:hAnsi="Arial" w:cs="Arial"/>
          <w:lang w:val="en-GB"/>
        </w:rPr>
      </w:pPr>
    </w:p>
    <w:p w:rsidRPr="00531B07" w:rsidR="00631078" w:rsidP="00631078" w:rsidRDefault="00631078" w14:paraId="4AECCA85" w14:textId="785DC7CB">
      <w:pPr>
        <w:rPr>
          <w:rFonts w:ascii="Arial" w:hAnsi="Arial" w:cs="Arial"/>
          <w:lang w:val="en-GB"/>
        </w:rPr>
      </w:pPr>
    </w:p>
    <w:p w:rsidRPr="00531B07" w:rsidR="00631078" w:rsidP="00631078" w:rsidRDefault="00631078" w14:paraId="79223DB5" w14:textId="009C6703">
      <w:pPr>
        <w:rPr>
          <w:rFonts w:ascii="Arial" w:hAnsi="Arial" w:cs="Arial"/>
          <w:lang w:val="en-GB"/>
        </w:rPr>
      </w:pPr>
    </w:p>
    <w:p w:rsidRPr="00531B07" w:rsidR="00EF18F5" w:rsidP="00EF18F5" w:rsidRDefault="00EF18F5" w14:paraId="71F3095E" w14:textId="77777777">
      <w:pPr>
        <w:jc w:val="center"/>
        <w:rPr>
          <w:rFonts w:ascii="Arial" w:hAnsi="Arial" w:cs="Arial"/>
          <w:lang w:val="en-GB"/>
        </w:rPr>
      </w:pPr>
    </w:p>
    <w:p w:rsidRPr="00531B07" w:rsidR="00EF18F5" w:rsidP="00EF18F5" w:rsidRDefault="00EF18F5" w14:paraId="161C7854" w14:textId="77777777">
      <w:pPr>
        <w:jc w:val="center"/>
        <w:rPr>
          <w:rFonts w:ascii="Arial" w:hAnsi="Arial" w:cs="Arial"/>
          <w:lang w:val="en-GB"/>
        </w:rPr>
      </w:pPr>
    </w:p>
    <w:p w:rsidRPr="00531B07" w:rsidR="00631078" w:rsidP="00CB59F0" w:rsidRDefault="00631078" w14:paraId="70146DC8" w14:textId="23108A5E">
      <w:pPr>
        <w:jc w:val="center"/>
        <w:rPr>
          <w:rFonts w:ascii="Arial" w:hAnsi="Arial" w:cs="Arial"/>
          <w:lang w:val="en-GB"/>
        </w:rPr>
      </w:pPr>
    </w:p>
    <w:p w:rsidRPr="00531B07" w:rsidR="00631078" w:rsidP="7CD6E4E0" w:rsidRDefault="00CB59F0" w14:paraId="7DC3819D" w14:textId="07BB699E">
      <w:pPr>
        <w:rPr>
          <w:rFonts w:ascii="Arial" w:hAnsi="Arial" w:cs="Arial"/>
        </w:rPr>
      </w:pPr>
      <w:r w:rsidRPr="00531B07">
        <w:rPr>
          <w:rFonts w:ascii="Arial" w:hAnsi="Arial" w:cs="Arial"/>
        </w:rPr>
        <w:br w:type="page"/>
      </w:r>
    </w:p>
    <w:p w:rsidRPr="00531B07" w:rsidR="00631078" w:rsidP="00CB59F0" w:rsidRDefault="00631078" w14:paraId="608FF32C" w14:textId="6ECE0428">
      <w:pPr>
        <w:jc w:val="center"/>
        <w:rPr>
          <w:rFonts w:ascii="Arial" w:hAnsi="Arial" w:cs="Arial"/>
        </w:rPr>
      </w:pPr>
    </w:p>
    <w:sdt>
      <w:sdtPr>
        <w:id w:val="1341845507"/>
        <w:docPartObj>
          <w:docPartGallery w:val="Table of Contents"/>
          <w:docPartUnique/>
        </w:docPartObj>
        <w:rPr>
          <w:rFonts w:ascii="Calibri" w:hAnsi="Calibri" w:eastAsia="Times New Roman" w:cs="Times New Roman" w:asciiTheme="minorAscii" w:hAnsiTheme="minorAscii"/>
          <w:i w:val="1"/>
          <w:iCs w:val="1"/>
          <w:color w:val="auto"/>
          <w:sz w:val="20"/>
          <w:szCs w:val="20"/>
          <w:lang w:val="en-ZA"/>
        </w:rPr>
      </w:sdtPr>
      <w:sdtContent>
        <w:p w:rsidRPr="00531B07" w:rsidR="00631078" w:rsidP="00AD681F" w:rsidRDefault="4647AB85" w14:paraId="176064D8" w14:textId="76C331D8">
          <w:pPr>
            <w:pStyle w:val="TOCHeading"/>
            <w:framePr w:wrap="notBeside"/>
          </w:pPr>
          <w:r>
            <w:t>Table of C</w:t>
          </w:r>
          <w:r w:rsidR="538BA8B3">
            <w:t>ontents</w:t>
          </w:r>
        </w:p>
        <w:p w:rsidR="00CB17C7" w:rsidRDefault="00AD681F" w14:paraId="4BF727E8" w14:textId="4E964FC7">
          <w:pPr>
            <w:pStyle w:val="TOC1"/>
            <w:rPr>
              <w:rFonts w:eastAsiaTheme="minorEastAsia" w:cstheme="minorBidi"/>
              <w:kern w:val="2"/>
              <w:sz w:val="24"/>
              <w:szCs w:val="24"/>
              <w:lang w:val="en-IN" w:eastAsia="en-GB"/>
              <w14:ligatures w14:val="standardContextual"/>
            </w:rPr>
          </w:pPr>
          <w:r>
            <w:fldChar w:fldCharType="begin"/>
          </w:r>
          <w:r w:rsidR="00631078">
            <w:instrText>TOC \o "1-3" \z \u \h</w:instrText>
          </w:r>
          <w:r>
            <w:fldChar w:fldCharType="separate"/>
          </w:r>
          <w:hyperlink w:history="1" w:anchor="_Toc221204247">
            <w:r w:rsidRPr="007A6226" w:rsidR="00CB17C7">
              <w:rPr>
                <w:rStyle w:val="Hyperlink"/>
              </w:rPr>
              <w:t>1</w:t>
            </w:r>
            <w:r w:rsidR="00CB17C7">
              <w:rPr>
                <w:rFonts w:eastAsiaTheme="minorEastAsia" w:cstheme="minorBidi"/>
                <w:kern w:val="2"/>
                <w:sz w:val="24"/>
                <w:szCs w:val="24"/>
                <w:lang w:val="en-IN" w:eastAsia="en-GB"/>
                <w14:ligatures w14:val="standardContextual"/>
              </w:rPr>
              <w:tab/>
            </w:r>
            <w:r w:rsidRPr="007A6226" w:rsidR="00CB17C7">
              <w:rPr>
                <w:rStyle w:val="Hyperlink"/>
              </w:rPr>
              <w:t>Document Management and VERSIONING</w:t>
            </w:r>
            <w:r w:rsidR="00CB17C7">
              <w:rPr>
                <w:webHidden/>
              </w:rPr>
              <w:tab/>
            </w:r>
            <w:r w:rsidR="00CB17C7">
              <w:rPr>
                <w:webHidden/>
              </w:rPr>
              <w:fldChar w:fldCharType="begin"/>
            </w:r>
            <w:r w:rsidR="00CB17C7">
              <w:rPr>
                <w:webHidden/>
              </w:rPr>
              <w:instrText xml:space="preserve"> PAGEREF _Toc221204247 \h </w:instrText>
            </w:r>
            <w:r w:rsidR="00CB17C7">
              <w:rPr>
                <w:webHidden/>
              </w:rPr>
            </w:r>
            <w:r w:rsidR="00CB17C7">
              <w:rPr>
                <w:webHidden/>
              </w:rPr>
              <w:fldChar w:fldCharType="separate"/>
            </w:r>
            <w:r w:rsidR="00CB17C7">
              <w:rPr>
                <w:webHidden/>
              </w:rPr>
              <w:t>4</w:t>
            </w:r>
            <w:r w:rsidR="00CB17C7">
              <w:rPr>
                <w:webHidden/>
              </w:rPr>
              <w:fldChar w:fldCharType="end"/>
            </w:r>
          </w:hyperlink>
        </w:p>
        <w:p w:rsidR="00CB17C7" w:rsidRDefault="00CB17C7" w14:paraId="63C2D6C1" w14:textId="6DC1CC47">
          <w:pPr>
            <w:pStyle w:val="TOC2"/>
            <w:rPr>
              <w:rFonts w:eastAsiaTheme="minorEastAsia" w:cstheme="minorBidi"/>
              <w:i w:val="0"/>
              <w:iCs w:val="0"/>
              <w:noProof/>
              <w:kern w:val="2"/>
              <w:sz w:val="24"/>
              <w:szCs w:val="24"/>
              <w:lang w:val="en-IN" w:eastAsia="en-GB"/>
              <w14:ligatures w14:val="standardContextual"/>
            </w:rPr>
          </w:pPr>
          <w:hyperlink w:history="1" w:anchor="_Toc221204248">
            <w:r w:rsidRPr="007A6226">
              <w:rPr>
                <w:rStyle w:val="Hyperlink"/>
                <w:rFonts w:eastAsia="Arial"/>
                <w:noProof/>
              </w:rPr>
              <w:t>1.1</w:t>
            </w:r>
            <w:r>
              <w:rPr>
                <w:rFonts w:eastAsiaTheme="minorEastAsia" w:cstheme="minorBidi"/>
                <w:i w:val="0"/>
                <w:iCs w:val="0"/>
                <w:noProof/>
                <w:kern w:val="2"/>
                <w:sz w:val="24"/>
                <w:szCs w:val="24"/>
                <w:lang w:val="en-IN" w:eastAsia="en-GB"/>
                <w14:ligatures w14:val="standardContextual"/>
              </w:rPr>
              <w:tab/>
            </w:r>
            <w:r w:rsidRPr="007A6226">
              <w:rPr>
                <w:rStyle w:val="Hyperlink"/>
                <w:rFonts w:eastAsia="Arial"/>
                <w:noProof/>
              </w:rPr>
              <w:t>Document Details</w:t>
            </w:r>
            <w:r>
              <w:rPr>
                <w:noProof/>
                <w:webHidden/>
              </w:rPr>
              <w:tab/>
            </w:r>
            <w:r>
              <w:rPr>
                <w:noProof/>
                <w:webHidden/>
              </w:rPr>
              <w:fldChar w:fldCharType="begin"/>
            </w:r>
            <w:r>
              <w:rPr>
                <w:noProof/>
                <w:webHidden/>
              </w:rPr>
              <w:instrText xml:space="preserve"> PAGEREF _Toc221204248 \h </w:instrText>
            </w:r>
            <w:r>
              <w:rPr>
                <w:noProof/>
                <w:webHidden/>
              </w:rPr>
            </w:r>
            <w:r>
              <w:rPr>
                <w:noProof/>
                <w:webHidden/>
              </w:rPr>
              <w:fldChar w:fldCharType="separate"/>
            </w:r>
            <w:r>
              <w:rPr>
                <w:noProof/>
                <w:webHidden/>
              </w:rPr>
              <w:t>4</w:t>
            </w:r>
            <w:r>
              <w:rPr>
                <w:noProof/>
                <w:webHidden/>
              </w:rPr>
              <w:fldChar w:fldCharType="end"/>
            </w:r>
          </w:hyperlink>
        </w:p>
        <w:p w:rsidR="00CB17C7" w:rsidRDefault="00CB17C7" w14:paraId="44B5A465" w14:textId="65B599F0">
          <w:pPr>
            <w:pStyle w:val="TOC2"/>
            <w:rPr>
              <w:rFonts w:eastAsiaTheme="minorEastAsia" w:cstheme="minorBidi"/>
              <w:i w:val="0"/>
              <w:iCs w:val="0"/>
              <w:noProof/>
              <w:kern w:val="2"/>
              <w:sz w:val="24"/>
              <w:szCs w:val="24"/>
              <w:lang w:val="en-IN" w:eastAsia="en-GB"/>
              <w14:ligatures w14:val="standardContextual"/>
            </w:rPr>
          </w:pPr>
          <w:hyperlink w:history="1" w:anchor="_Toc221204249">
            <w:r w:rsidRPr="007A6226">
              <w:rPr>
                <w:rStyle w:val="Hyperlink"/>
                <w:rFonts w:eastAsia="Arial"/>
                <w:noProof/>
              </w:rPr>
              <w:t>1.2</w:t>
            </w:r>
            <w:r>
              <w:rPr>
                <w:rFonts w:eastAsiaTheme="minorEastAsia" w:cstheme="minorBidi"/>
                <w:i w:val="0"/>
                <w:iCs w:val="0"/>
                <w:noProof/>
                <w:kern w:val="2"/>
                <w:sz w:val="24"/>
                <w:szCs w:val="24"/>
                <w:lang w:val="en-IN" w:eastAsia="en-GB"/>
                <w14:ligatures w14:val="standardContextual"/>
              </w:rPr>
              <w:tab/>
            </w:r>
            <w:r w:rsidRPr="007A6226">
              <w:rPr>
                <w:rStyle w:val="Hyperlink"/>
                <w:rFonts w:eastAsia="Arial"/>
                <w:noProof/>
              </w:rPr>
              <w:t>Revision History</w:t>
            </w:r>
            <w:r>
              <w:rPr>
                <w:noProof/>
                <w:webHidden/>
              </w:rPr>
              <w:tab/>
            </w:r>
            <w:r>
              <w:rPr>
                <w:noProof/>
                <w:webHidden/>
              </w:rPr>
              <w:fldChar w:fldCharType="begin"/>
            </w:r>
            <w:r>
              <w:rPr>
                <w:noProof/>
                <w:webHidden/>
              </w:rPr>
              <w:instrText xml:space="preserve"> PAGEREF _Toc221204249 \h </w:instrText>
            </w:r>
            <w:r>
              <w:rPr>
                <w:noProof/>
                <w:webHidden/>
              </w:rPr>
            </w:r>
            <w:r>
              <w:rPr>
                <w:noProof/>
                <w:webHidden/>
              </w:rPr>
              <w:fldChar w:fldCharType="separate"/>
            </w:r>
            <w:r>
              <w:rPr>
                <w:noProof/>
                <w:webHidden/>
              </w:rPr>
              <w:t>4</w:t>
            </w:r>
            <w:r>
              <w:rPr>
                <w:noProof/>
                <w:webHidden/>
              </w:rPr>
              <w:fldChar w:fldCharType="end"/>
            </w:r>
          </w:hyperlink>
        </w:p>
        <w:p w:rsidR="00CB17C7" w:rsidRDefault="00CB17C7" w14:paraId="0770A151" w14:textId="5430D479">
          <w:pPr>
            <w:pStyle w:val="TOC2"/>
            <w:rPr>
              <w:rFonts w:eastAsiaTheme="minorEastAsia" w:cstheme="minorBidi"/>
              <w:i w:val="0"/>
              <w:iCs w:val="0"/>
              <w:noProof/>
              <w:kern w:val="2"/>
              <w:sz w:val="24"/>
              <w:szCs w:val="24"/>
              <w:lang w:val="en-IN" w:eastAsia="en-GB"/>
              <w14:ligatures w14:val="standardContextual"/>
            </w:rPr>
          </w:pPr>
          <w:hyperlink w:history="1" w:anchor="_Toc221204250">
            <w:r w:rsidRPr="007A6226">
              <w:rPr>
                <w:rStyle w:val="Hyperlink"/>
                <w:rFonts w:eastAsia="Arial"/>
                <w:noProof/>
              </w:rPr>
              <w:t>1.3</w:t>
            </w:r>
            <w:r>
              <w:rPr>
                <w:rFonts w:eastAsiaTheme="minorEastAsia" w:cstheme="minorBidi"/>
                <w:i w:val="0"/>
                <w:iCs w:val="0"/>
                <w:noProof/>
                <w:kern w:val="2"/>
                <w:sz w:val="24"/>
                <w:szCs w:val="24"/>
                <w:lang w:val="en-IN" w:eastAsia="en-GB"/>
                <w14:ligatures w14:val="standardContextual"/>
              </w:rPr>
              <w:tab/>
            </w:r>
            <w:r w:rsidRPr="007A6226">
              <w:rPr>
                <w:rStyle w:val="Hyperlink"/>
                <w:rFonts w:eastAsia="Arial"/>
                <w:noProof/>
              </w:rPr>
              <w:t>Abbreviations used in the Document</w:t>
            </w:r>
            <w:r>
              <w:rPr>
                <w:noProof/>
                <w:webHidden/>
              </w:rPr>
              <w:tab/>
            </w:r>
            <w:r>
              <w:rPr>
                <w:noProof/>
                <w:webHidden/>
              </w:rPr>
              <w:fldChar w:fldCharType="begin"/>
            </w:r>
            <w:r>
              <w:rPr>
                <w:noProof/>
                <w:webHidden/>
              </w:rPr>
              <w:instrText xml:space="preserve"> PAGEREF _Toc221204250 \h </w:instrText>
            </w:r>
            <w:r>
              <w:rPr>
                <w:noProof/>
                <w:webHidden/>
              </w:rPr>
            </w:r>
            <w:r>
              <w:rPr>
                <w:noProof/>
                <w:webHidden/>
              </w:rPr>
              <w:fldChar w:fldCharType="separate"/>
            </w:r>
            <w:r>
              <w:rPr>
                <w:noProof/>
                <w:webHidden/>
              </w:rPr>
              <w:t>4</w:t>
            </w:r>
            <w:r>
              <w:rPr>
                <w:noProof/>
                <w:webHidden/>
              </w:rPr>
              <w:fldChar w:fldCharType="end"/>
            </w:r>
          </w:hyperlink>
        </w:p>
        <w:p w:rsidR="00CB17C7" w:rsidRDefault="00CB17C7" w14:paraId="06E9661D" w14:textId="657FD021">
          <w:pPr>
            <w:pStyle w:val="TOC1"/>
            <w:rPr>
              <w:rFonts w:eastAsiaTheme="minorEastAsia" w:cstheme="minorBidi"/>
              <w:kern w:val="2"/>
              <w:sz w:val="24"/>
              <w:szCs w:val="24"/>
              <w:lang w:val="en-IN" w:eastAsia="en-GB"/>
              <w14:ligatures w14:val="standardContextual"/>
            </w:rPr>
          </w:pPr>
          <w:hyperlink w:history="1" w:anchor="_Toc221204251">
            <w:r w:rsidRPr="007A6226">
              <w:rPr>
                <w:rStyle w:val="Hyperlink"/>
              </w:rPr>
              <w:t>2</w:t>
            </w:r>
            <w:r>
              <w:rPr>
                <w:rFonts w:eastAsiaTheme="minorEastAsia" w:cstheme="minorBidi"/>
                <w:kern w:val="2"/>
                <w:sz w:val="24"/>
                <w:szCs w:val="24"/>
                <w:lang w:val="en-IN" w:eastAsia="en-GB"/>
                <w14:ligatures w14:val="standardContextual"/>
              </w:rPr>
              <w:tab/>
            </w:r>
            <w:r w:rsidRPr="007A6226">
              <w:rPr>
                <w:rStyle w:val="Hyperlink"/>
              </w:rPr>
              <w:t>Sourcing Process Overview</w:t>
            </w:r>
            <w:r>
              <w:rPr>
                <w:webHidden/>
              </w:rPr>
              <w:tab/>
            </w:r>
            <w:r>
              <w:rPr>
                <w:webHidden/>
              </w:rPr>
              <w:fldChar w:fldCharType="begin"/>
            </w:r>
            <w:r>
              <w:rPr>
                <w:webHidden/>
              </w:rPr>
              <w:instrText xml:space="preserve"> PAGEREF _Toc221204251 \h </w:instrText>
            </w:r>
            <w:r>
              <w:rPr>
                <w:webHidden/>
              </w:rPr>
            </w:r>
            <w:r>
              <w:rPr>
                <w:webHidden/>
              </w:rPr>
              <w:fldChar w:fldCharType="separate"/>
            </w:r>
            <w:r>
              <w:rPr>
                <w:webHidden/>
              </w:rPr>
              <w:t>5</w:t>
            </w:r>
            <w:r>
              <w:rPr>
                <w:webHidden/>
              </w:rPr>
              <w:fldChar w:fldCharType="end"/>
            </w:r>
          </w:hyperlink>
        </w:p>
        <w:p w:rsidR="00CB17C7" w:rsidRDefault="00CB17C7" w14:paraId="42FF172A" w14:textId="57782E98">
          <w:pPr>
            <w:pStyle w:val="TOC2"/>
            <w:rPr>
              <w:rFonts w:eastAsiaTheme="minorEastAsia" w:cstheme="minorBidi"/>
              <w:i w:val="0"/>
              <w:iCs w:val="0"/>
              <w:noProof/>
              <w:kern w:val="2"/>
              <w:sz w:val="24"/>
              <w:szCs w:val="24"/>
              <w:lang w:val="en-IN" w:eastAsia="en-GB"/>
              <w14:ligatures w14:val="standardContextual"/>
            </w:rPr>
          </w:pPr>
          <w:hyperlink w:history="1" w:anchor="_Toc221204252">
            <w:r w:rsidRPr="007A6226">
              <w:rPr>
                <w:rStyle w:val="Hyperlink"/>
                <w:noProof/>
              </w:rPr>
              <w:t>2.1</w:t>
            </w:r>
            <w:r>
              <w:rPr>
                <w:rFonts w:eastAsiaTheme="minorEastAsia" w:cstheme="minorBidi"/>
                <w:i w:val="0"/>
                <w:iCs w:val="0"/>
                <w:noProof/>
                <w:kern w:val="2"/>
                <w:sz w:val="24"/>
                <w:szCs w:val="24"/>
                <w:lang w:val="en-IN" w:eastAsia="en-GB"/>
                <w14:ligatures w14:val="standardContextual"/>
              </w:rPr>
              <w:tab/>
            </w:r>
            <w:r w:rsidRPr="007A6226">
              <w:rPr>
                <w:rStyle w:val="Hyperlink"/>
                <w:noProof/>
              </w:rPr>
              <w:t>Key Features</w:t>
            </w:r>
            <w:r>
              <w:rPr>
                <w:noProof/>
                <w:webHidden/>
              </w:rPr>
              <w:tab/>
            </w:r>
            <w:r>
              <w:rPr>
                <w:noProof/>
                <w:webHidden/>
              </w:rPr>
              <w:fldChar w:fldCharType="begin"/>
            </w:r>
            <w:r>
              <w:rPr>
                <w:noProof/>
                <w:webHidden/>
              </w:rPr>
              <w:instrText xml:space="preserve"> PAGEREF _Toc221204252 \h </w:instrText>
            </w:r>
            <w:r>
              <w:rPr>
                <w:noProof/>
                <w:webHidden/>
              </w:rPr>
            </w:r>
            <w:r>
              <w:rPr>
                <w:noProof/>
                <w:webHidden/>
              </w:rPr>
              <w:fldChar w:fldCharType="separate"/>
            </w:r>
            <w:r>
              <w:rPr>
                <w:noProof/>
                <w:webHidden/>
              </w:rPr>
              <w:t>5</w:t>
            </w:r>
            <w:r>
              <w:rPr>
                <w:noProof/>
                <w:webHidden/>
              </w:rPr>
              <w:fldChar w:fldCharType="end"/>
            </w:r>
          </w:hyperlink>
        </w:p>
        <w:p w:rsidR="00CB17C7" w:rsidRDefault="00CB17C7" w14:paraId="4F287BAD" w14:textId="7B861D1E">
          <w:pPr>
            <w:pStyle w:val="TOC2"/>
            <w:rPr>
              <w:rFonts w:eastAsiaTheme="minorEastAsia" w:cstheme="minorBidi"/>
              <w:i w:val="0"/>
              <w:iCs w:val="0"/>
              <w:noProof/>
              <w:kern w:val="2"/>
              <w:sz w:val="24"/>
              <w:szCs w:val="24"/>
              <w:lang w:val="en-IN" w:eastAsia="en-GB"/>
              <w14:ligatures w14:val="standardContextual"/>
            </w:rPr>
          </w:pPr>
          <w:hyperlink w:history="1" w:anchor="_Toc221204253">
            <w:r w:rsidRPr="007A6226">
              <w:rPr>
                <w:rStyle w:val="Hyperlink"/>
                <w:noProof/>
              </w:rPr>
              <w:t>2.2</w:t>
            </w:r>
            <w:r>
              <w:rPr>
                <w:rFonts w:eastAsiaTheme="minorEastAsia" w:cstheme="minorBidi"/>
                <w:i w:val="0"/>
                <w:iCs w:val="0"/>
                <w:noProof/>
                <w:kern w:val="2"/>
                <w:sz w:val="24"/>
                <w:szCs w:val="24"/>
                <w:lang w:val="en-IN" w:eastAsia="en-GB"/>
                <w14:ligatures w14:val="standardContextual"/>
              </w:rPr>
              <w:tab/>
            </w:r>
            <w:r w:rsidRPr="007A6226">
              <w:rPr>
                <w:rStyle w:val="Hyperlink"/>
                <w:noProof/>
              </w:rPr>
              <w:t>Roles and Responsibilities</w:t>
            </w:r>
            <w:r>
              <w:rPr>
                <w:noProof/>
                <w:webHidden/>
              </w:rPr>
              <w:tab/>
            </w:r>
            <w:r>
              <w:rPr>
                <w:noProof/>
                <w:webHidden/>
              </w:rPr>
              <w:fldChar w:fldCharType="begin"/>
            </w:r>
            <w:r>
              <w:rPr>
                <w:noProof/>
                <w:webHidden/>
              </w:rPr>
              <w:instrText xml:space="preserve"> PAGEREF _Toc221204253 \h </w:instrText>
            </w:r>
            <w:r>
              <w:rPr>
                <w:noProof/>
                <w:webHidden/>
              </w:rPr>
            </w:r>
            <w:r>
              <w:rPr>
                <w:noProof/>
                <w:webHidden/>
              </w:rPr>
              <w:fldChar w:fldCharType="separate"/>
            </w:r>
            <w:r>
              <w:rPr>
                <w:noProof/>
                <w:webHidden/>
              </w:rPr>
              <w:t>5</w:t>
            </w:r>
            <w:r>
              <w:rPr>
                <w:noProof/>
                <w:webHidden/>
              </w:rPr>
              <w:fldChar w:fldCharType="end"/>
            </w:r>
          </w:hyperlink>
        </w:p>
        <w:p w:rsidR="00CB17C7" w:rsidRDefault="00CB17C7" w14:paraId="5F1D7862" w14:textId="2943FE7E">
          <w:pPr>
            <w:pStyle w:val="TOC1"/>
            <w:rPr>
              <w:rFonts w:eastAsiaTheme="minorEastAsia" w:cstheme="minorBidi"/>
              <w:kern w:val="2"/>
              <w:sz w:val="24"/>
              <w:szCs w:val="24"/>
              <w:lang w:val="en-IN" w:eastAsia="en-GB"/>
              <w14:ligatures w14:val="standardContextual"/>
            </w:rPr>
          </w:pPr>
          <w:hyperlink w:history="1" w:anchor="_Toc221204254">
            <w:r w:rsidRPr="007A6226">
              <w:rPr>
                <w:rStyle w:val="Hyperlink"/>
                <w:lang w:val="en-US"/>
              </w:rPr>
              <w:t>3</w:t>
            </w:r>
            <w:r>
              <w:rPr>
                <w:rFonts w:eastAsiaTheme="minorEastAsia" w:cstheme="minorBidi"/>
                <w:kern w:val="2"/>
                <w:sz w:val="24"/>
                <w:szCs w:val="24"/>
                <w:lang w:val="en-IN" w:eastAsia="en-GB"/>
                <w14:ligatures w14:val="standardContextual"/>
              </w:rPr>
              <w:tab/>
            </w:r>
            <w:r w:rsidRPr="007A6226">
              <w:rPr>
                <w:rStyle w:val="Hyperlink"/>
              </w:rPr>
              <w:t>Purpose</w:t>
            </w:r>
            <w:r>
              <w:rPr>
                <w:webHidden/>
              </w:rPr>
              <w:tab/>
            </w:r>
            <w:r>
              <w:rPr>
                <w:webHidden/>
              </w:rPr>
              <w:fldChar w:fldCharType="begin"/>
            </w:r>
            <w:r>
              <w:rPr>
                <w:webHidden/>
              </w:rPr>
              <w:instrText xml:space="preserve"> PAGEREF _Toc221204254 \h </w:instrText>
            </w:r>
            <w:r>
              <w:rPr>
                <w:webHidden/>
              </w:rPr>
            </w:r>
            <w:r>
              <w:rPr>
                <w:webHidden/>
              </w:rPr>
              <w:fldChar w:fldCharType="separate"/>
            </w:r>
            <w:r>
              <w:rPr>
                <w:webHidden/>
              </w:rPr>
              <w:t>7</w:t>
            </w:r>
            <w:r>
              <w:rPr>
                <w:webHidden/>
              </w:rPr>
              <w:fldChar w:fldCharType="end"/>
            </w:r>
          </w:hyperlink>
        </w:p>
        <w:p w:rsidR="00CB17C7" w:rsidRDefault="00CB17C7" w14:paraId="08A02DF5" w14:textId="418A4CEE">
          <w:pPr>
            <w:pStyle w:val="TOC1"/>
            <w:rPr>
              <w:rFonts w:eastAsiaTheme="minorEastAsia" w:cstheme="minorBidi"/>
              <w:kern w:val="2"/>
              <w:sz w:val="24"/>
              <w:szCs w:val="24"/>
              <w:lang w:val="en-IN" w:eastAsia="en-GB"/>
              <w14:ligatures w14:val="standardContextual"/>
            </w:rPr>
          </w:pPr>
          <w:hyperlink w:history="1" w:anchor="_Toc221204255">
            <w:r w:rsidRPr="007A6226">
              <w:rPr>
                <w:rStyle w:val="Hyperlink"/>
              </w:rPr>
              <w:t>4</w:t>
            </w:r>
            <w:r>
              <w:rPr>
                <w:rFonts w:eastAsiaTheme="minorEastAsia" w:cstheme="minorBidi"/>
                <w:kern w:val="2"/>
                <w:sz w:val="24"/>
                <w:szCs w:val="24"/>
                <w:lang w:val="en-IN" w:eastAsia="en-GB"/>
                <w14:ligatures w14:val="standardContextual"/>
              </w:rPr>
              <w:tab/>
            </w:r>
            <w:r w:rsidRPr="007A6226">
              <w:rPr>
                <w:rStyle w:val="Hyperlink"/>
              </w:rPr>
              <w:t>Scope</w:t>
            </w:r>
            <w:r>
              <w:rPr>
                <w:webHidden/>
              </w:rPr>
              <w:tab/>
            </w:r>
            <w:r>
              <w:rPr>
                <w:webHidden/>
              </w:rPr>
              <w:fldChar w:fldCharType="begin"/>
            </w:r>
            <w:r>
              <w:rPr>
                <w:webHidden/>
              </w:rPr>
              <w:instrText xml:space="preserve"> PAGEREF _Toc221204255 \h </w:instrText>
            </w:r>
            <w:r>
              <w:rPr>
                <w:webHidden/>
              </w:rPr>
            </w:r>
            <w:r>
              <w:rPr>
                <w:webHidden/>
              </w:rPr>
              <w:fldChar w:fldCharType="separate"/>
            </w:r>
            <w:r>
              <w:rPr>
                <w:webHidden/>
              </w:rPr>
              <w:t>8</w:t>
            </w:r>
            <w:r>
              <w:rPr>
                <w:webHidden/>
              </w:rPr>
              <w:fldChar w:fldCharType="end"/>
            </w:r>
          </w:hyperlink>
        </w:p>
        <w:p w:rsidR="00CB17C7" w:rsidRDefault="00CB17C7" w14:paraId="040FC821" w14:textId="72302515">
          <w:pPr>
            <w:pStyle w:val="TOC1"/>
            <w:rPr>
              <w:rFonts w:eastAsiaTheme="minorEastAsia" w:cstheme="minorBidi"/>
              <w:kern w:val="2"/>
              <w:sz w:val="24"/>
              <w:szCs w:val="24"/>
              <w:lang w:val="en-IN" w:eastAsia="en-GB"/>
              <w14:ligatures w14:val="standardContextual"/>
            </w:rPr>
          </w:pPr>
          <w:hyperlink w:history="1" w:anchor="_Toc221204256">
            <w:r w:rsidRPr="007A6226">
              <w:rPr>
                <w:rStyle w:val="Hyperlink"/>
              </w:rPr>
              <w:t>5</w:t>
            </w:r>
            <w:r>
              <w:rPr>
                <w:rFonts w:eastAsiaTheme="minorEastAsia" w:cstheme="minorBidi"/>
                <w:kern w:val="2"/>
                <w:sz w:val="24"/>
                <w:szCs w:val="24"/>
                <w:lang w:val="en-IN" w:eastAsia="en-GB"/>
                <w14:ligatures w14:val="standardContextual"/>
              </w:rPr>
              <w:tab/>
            </w:r>
            <w:r w:rsidRPr="007A6226">
              <w:rPr>
                <w:rStyle w:val="Hyperlink"/>
              </w:rPr>
              <w:t>Objectives</w:t>
            </w:r>
            <w:r>
              <w:rPr>
                <w:webHidden/>
              </w:rPr>
              <w:tab/>
            </w:r>
            <w:r>
              <w:rPr>
                <w:webHidden/>
              </w:rPr>
              <w:fldChar w:fldCharType="begin"/>
            </w:r>
            <w:r>
              <w:rPr>
                <w:webHidden/>
              </w:rPr>
              <w:instrText xml:space="preserve"> PAGEREF _Toc221204256 \h </w:instrText>
            </w:r>
            <w:r>
              <w:rPr>
                <w:webHidden/>
              </w:rPr>
            </w:r>
            <w:r>
              <w:rPr>
                <w:webHidden/>
              </w:rPr>
              <w:fldChar w:fldCharType="separate"/>
            </w:r>
            <w:r>
              <w:rPr>
                <w:webHidden/>
              </w:rPr>
              <w:t>9</w:t>
            </w:r>
            <w:r>
              <w:rPr>
                <w:webHidden/>
              </w:rPr>
              <w:fldChar w:fldCharType="end"/>
            </w:r>
          </w:hyperlink>
        </w:p>
        <w:p w:rsidR="00CB17C7" w:rsidRDefault="00CB17C7" w14:paraId="6C7D4F56" w14:textId="22AF0640">
          <w:pPr>
            <w:pStyle w:val="TOC1"/>
            <w:rPr>
              <w:rFonts w:eastAsiaTheme="minorEastAsia" w:cstheme="minorBidi"/>
              <w:kern w:val="2"/>
              <w:sz w:val="24"/>
              <w:szCs w:val="24"/>
              <w:lang w:val="en-IN" w:eastAsia="en-GB"/>
              <w14:ligatures w14:val="standardContextual"/>
            </w:rPr>
          </w:pPr>
          <w:hyperlink w:history="1" w:anchor="_Toc221204257">
            <w:r w:rsidRPr="007A6226">
              <w:rPr>
                <w:rStyle w:val="Hyperlink"/>
              </w:rPr>
              <w:t>6</w:t>
            </w:r>
            <w:r>
              <w:rPr>
                <w:rFonts w:eastAsiaTheme="minorEastAsia" w:cstheme="minorBidi"/>
                <w:kern w:val="2"/>
                <w:sz w:val="24"/>
                <w:szCs w:val="24"/>
                <w:lang w:val="en-IN" w:eastAsia="en-GB"/>
                <w14:ligatures w14:val="standardContextual"/>
              </w:rPr>
              <w:tab/>
            </w:r>
            <w:r w:rsidRPr="007A6226">
              <w:rPr>
                <w:rStyle w:val="Hyperlink"/>
              </w:rPr>
              <w:t>Sourcing Process Design</w:t>
            </w:r>
            <w:r>
              <w:rPr>
                <w:webHidden/>
              </w:rPr>
              <w:tab/>
            </w:r>
            <w:r>
              <w:rPr>
                <w:webHidden/>
              </w:rPr>
              <w:fldChar w:fldCharType="begin"/>
            </w:r>
            <w:r>
              <w:rPr>
                <w:webHidden/>
              </w:rPr>
              <w:instrText xml:space="preserve"> PAGEREF _Toc221204257 \h </w:instrText>
            </w:r>
            <w:r>
              <w:rPr>
                <w:webHidden/>
              </w:rPr>
            </w:r>
            <w:r>
              <w:rPr>
                <w:webHidden/>
              </w:rPr>
              <w:fldChar w:fldCharType="separate"/>
            </w:r>
            <w:r>
              <w:rPr>
                <w:webHidden/>
              </w:rPr>
              <w:t>10</w:t>
            </w:r>
            <w:r>
              <w:rPr>
                <w:webHidden/>
              </w:rPr>
              <w:fldChar w:fldCharType="end"/>
            </w:r>
          </w:hyperlink>
        </w:p>
        <w:p w:rsidR="00CB17C7" w:rsidRDefault="00CB17C7" w14:paraId="1E597CAC" w14:textId="30700E37">
          <w:pPr>
            <w:pStyle w:val="TOC1"/>
            <w:rPr>
              <w:rFonts w:eastAsiaTheme="minorEastAsia" w:cstheme="minorBidi"/>
              <w:kern w:val="2"/>
              <w:sz w:val="24"/>
              <w:szCs w:val="24"/>
              <w:lang w:val="en-IN" w:eastAsia="en-GB"/>
              <w14:ligatures w14:val="standardContextual"/>
            </w:rPr>
          </w:pPr>
          <w:hyperlink w:history="1" w:anchor="_Toc221204258">
            <w:r w:rsidRPr="007A6226">
              <w:rPr>
                <w:rStyle w:val="Hyperlink"/>
              </w:rPr>
              <w:t>7</w:t>
            </w:r>
            <w:r>
              <w:rPr>
                <w:rFonts w:eastAsiaTheme="minorEastAsia" w:cstheme="minorBidi"/>
                <w:kern w:val="2"/>
                <w:sz w:val="24"/>
                <w:szCs w:val="24"/>
                <w:lang w:val="en-IN" w:eastAsia="en-GB"/>
                <w14:ligatures w14:val="standardContextual"/>
              </w:rPr>
              <w:tab/>
            </w:r>
            <w:r w:rsidRPr="007A6226">
              <w:rPr>
                <w:rStyle w:val="Hyperlink"/>
              </w:rPr>
              <w:t>Sourcing Event (RFx) Process Workflow</w:t>
            </w:r>
            <w:r>
              <w:rPr>
                <w:webHidden/>
              </w:rPr>
              <w:tab/>
            </w:r>
            <w:r>
              <w:rPr>
                <w:webHidden/>
              </w:rPr>
              <w:fldChar w:fldCharType="begin"/>
            </w:r>
            <w:r>
              <w:rPr>
                <w:webHidden/>
              </w:rPr>
              <w:instrText xml:space="preserve"> PAGEREF _Toc221204258 \h </w:instrText>
            </w:r>
            <w:r>
              <w:rPr>
                <w:webHidden/>
              </w:rPr>
            </w:r>
            <w:r>
              <w:rPr>
                <w:webHidden/>
              </w:rPr>
              <w:fldChar w:fldCharType="separate"/>
            </w:r>
            <w:r>
              <w:rPr>
                <w:webHidden/>
              </w:rPr>
              <w:t>11</w:t>
            </w:r>
            <w:r>
              <w:rPr>
                <w:webHidden/>
              </w:rPr>
              <w:fldChar w:fldCharType="end"/>
            </w:r>
          </w:hyperlink>
        </w:p>
        <w:p w:rsidR="00CB17C7" w:rsidRDefault="00CB17C7" w14:paraId="6A1091A6" w14:textId="44E7619C">
          <w:pPr>
            <w:pStyle w:val="TOC1"/>
            <w:rPr>
              <w:rFonts w:eastAsiaTheme="minorEastAsia" w:cstheme="minorBidi"/>
              <w:kern w:val="2"/>
              <w:sz w:val="24"/>
              <w:szCs w:val="24"/>
              <w:lang w:val="en-IN" w:eastAsia="en-GB"/>
              <w14:ligatures w14:val="standardContextual"/>
            </w:rPr>
          </w:pPr>
          <w:hyperlink w:history="1" w:anchor="_Toc221204259">
            <w:r w:rsidRPr="007A6226">
              <w:rPr>
                <w:rStyle w:val="Hyperlink"/>
              </w:rPr>
              <w:t>8</w:t>
            </w:r>
            <w:r>
              <w:rPr>
                <w:rFonts w:eastAsiaTheme="minorEastAsia" w:cstheme="minorBidi"/>
                <w:kern w:val="2"/>
                <w:sz w:val="24"/>
                <w:szCs w:val="24"/>
                <w:lang w:val="en-IN" w:eastAsia="en-GB"/>
                <w14:ligatures w14:val="standardContextual"/>
              </w:rPr>
              <w:tab/>
            </w:r>
            <w:r w:rsidRPr="007A6226">
              <w:rPr>
                <w:rStyle w:val="Hyperlink"/>
              </w:rPr>
              <w:t>Auction Process</w:t>
            </w:r>
            <w:r>
              <w:rPr>
                <w:webHidden/>
              </w:rPr>
              <w:tab/>
            </w:r>
            <w:r>
              <w:rPr>
                <w:webHidden/>
              </w:rPr>
              <w:fldChar w:fldCharType="begin"/>
            </w:r>
            <w:r>
              <w:rPr>
                <w:webHidden/>
              </w:rPr>
              <w:instrText xml:space="preserve"> PAGEREF _Toc221204259 \h </w:instrText>
            </w:r>
            <w:r>
              <w:rPr>
                <w:webHidden/>
              </w:rPr>
            </w:r>
            <w:r>
              <w:rPr>
                <w:webHidden/>
              </w:rPr>
              <w:fldChar w:fldCharType="separate"/>
            </w:r>
            <w:r>
              <w:rPr>
                <w:webHidden/>
              </w:rPr>
              <w:t>29</w:t>
            </w:r>
            <w:r>
              <w:rPr>
                <w:webHidden/>
              </w:rPr>
              <w:fldChar w:fldCharType="end"/>
            </w:r>
          </w:hyperlink>
        </w:p>
        <w:p w:rsidR="00CB17C7" w:rsidRDefault="00CB17C7" w14:paraId="18B06BDE" w14:textId="25BFF0A6">
          <w:pPr>
            <w:pStyle w:val="TOC1"/>
            <w:rPr>
              <w:rFonts w:eastAsiaTheme="minorEastAsia" w:cstheme="minorBidi"/>
              <w:kern w:val="2"/>
              <w:sz w:val="24"/>
              <w:szCs w:val="24"/>
              <w:lang w:val="en-IN" w:eastAsia="en-GB"/>
              <w14:ligatures w14:val="standardContextual"/>
            </w:rPr>
          </w:pPr>
          <w:hyperlink w:history="1" w:anchor="_Toc221204260">
            <w:r w:rsidRPr="007A6226">
              <w:rPr>
                <w:rStyle w:val="Hyperlink"/>
              </w:rPr>
              <w:t>9</w:t>
            </w:r>
            <w:r>
              <w:rPr>
                <w:rFonts w:eastAsiaTheme="minorEastAsia" w:cstheme="minorBidi"/>
                <w:kern w:val="2"/>
                <w:sz w:val="24"/>
                <w:szCs w:val="24"/>
                <w:lang w:val="en-IN" w:eastAsia="en-GB"/>
                <w14:ligatures w14:val="standardContextual"/>
              </w:rPr>
              <w:tab/>
            </w:r>
            <w:r w:rsidRPr="007A6226">
              <w:rPr>
                <w:rStyle w:val="Hyperlink"/>
              </w:rPr>
              <w:t>Savings Definition Sourcing</w:t>
            </w:r>
            <w:r>
              <w:rPr>
                <w:webHidden/>
              </w:rPr>
              <w:tab/>
            </w:r>
            <w:r>
              <w:rPr>
                <w:webHidden/>
              </w:rPr>
              <w:fldChar w:fldCharType="begin"/>
            </w:r>
            <w:r>
              <w:rPr>
                <w:webHidden/>
              </w:rPr>
              <w:instrText xml:space="preserve"> PAGEREF _Toc221204260 \h </w:instrText>
            </w:r>
            <w:r>
              <w:rPr>
                <w:webHidden/>
              </w:rPr>
            </w:r>
            <w:r>
              <w:rPr>
                <w:webHidden/>
              </w:rPr>
              <w:fldChar w:fldCharType="separate"/>
            </w:r>
            <w:r>
              <w:rPr>
                <w:webHidden/>
              </w:rPr>
              <w:t>33</w:t>
            </w:r>
            <w:r>
              <w:rPr>
                <w:webHidden/>
              </w:rPr>
              <w:fldChar w:fldCharType="end"/>
            </w:r>
          </w:hyperlink>
        </w:p>
        <w:p w:rsidR="00CB17C7" w:rsidRDefault="00CB17C7" w14:paraId="4326DFF7" w14:textId="75C58776">
          <w:pPr>
            <w:pStyle w:val="TOC2"/>
            <w:rPr>
              <w:rFonts w:eastAsiaTheme="minorEastAsia" w:cstheme="minorBidi"/>
              <w:i w:val="0"/>
              <w:iCs w:val="0"/>
              <w:noProof/>
              <w:kern w:val="2"/>
              <w:sz w:val="24"/>
              <w:szCs w:val="24"/>
              <w:lang w:val="en-IN" w:eastAsia="en-GB"/>
              <w14:ligatures w14:val="standardContextual"/>
            </w:rPr>
          </w:pPr>
          <w:hyperlink w:history="1" w:anchor="_Toc221204261">
            <w:r w:rsidRPr="007A6226">
              <w:rPr>
                <w:rStyle w:val="Hyperlink"/>
                <w:noProof/>
              </w:rPr>
              <w:t>9.1</w:t>
            </w:r>
            <w:r>
              <w:rPr>
                <w:rFonts w:eastAsiaTheme="minorEastAsia" w:cstheme="minorBidi"/>
                <w:i w:val="0"/>
                <w:iCs w:val="0"/>
                <w:noProof/>
                <w:kern w:val="2"/>
                <w:sz w:val="24"/>
                <w:szCs w:val="24"/>
                <w:lang w:val="en-IN" w:eastAsia="en-GB"/>
                <w14:ligatures w14:val="standardContextual"/>
              </w:rPr>
              <w:tab/>
            </w:r>
            <w:r w:rsidRPr="007A6226">
              <w:rPr>
                <w:rStyle w:val="Hyperlink"/>
                <w:noProof/>
              </w:rPr>
              <w:t>Sourcing Settings and Configurations (Coupa Admin Tasks)</w:t>
            </w:r>
            <w:r>
              <w:rPr>
                <w:noProof/>
                <w:webHidden/>
              </w:rPr>
              <w:tab/>
            </w:r>
            <w:r>
              <w:rPr>
                <w:noProof/>
                <w:webHidden/>
              </w:rPr>
              <w:fldChar w:fldCharType="begin"/>
            </w:r>
            <w:r>
              <w:rPr>
                <w:noProof/>
                <w:webHidden/>
              </w:rPr>
              <w:instrText xml:space="preserve"> PAGEREF _Toc221204261 \h </w:instrText>
            </w:r>
            <w:r>
              <w:rPr>
                <w:noProof/>
                <w:webHidden/>
              </w:rPr>
            </w:r>
            <w:r>
              <w:rPr>
                <w:noProof/>
                <w:webHidden/>
              </w:rPr>
              <w:fldChar w:fldCharType="separate"/>
            </w:r>
            <w:r>
              <w:rPr>
                <w:noProof/>
                <w:webHidden/>
              </w:rPr>
              <w:t>33</w:t>
            </w:r>
            <w:r>
              <w:rPr>
                <w:noProof/>
                <w:webHidden/>
              </w:rPr>
              <w:fldChar w:fldCharType="end"/>
            </w:r>
          </w:hyperlink>
        </w:p>
        <w:p w:rsidR="00CB17C7" w:rsidRDefault="00CB17C7" w14:paraId="456AE909" w14:textId="0616F723">
          <w:pPr>
            <w:pStyle w:val="TOC2"/>
            <w:rPr>
              <w:rFonts w:eastAsiaTheme="minorEastAsia" w:cstheme="minorBidi"/>
              <w:i w:val="0"/>
              <w:iCs w:val="0"/>
              <w:noProof/>
              <w:kern w:val="2"/>
              <w:sz w:val="24"/>
              <w:szCs w:val="24"/>
              <w:lang w:val="en-IN" w:eastAsia="en-GB"/>
              <w14:ligatures w14:val="standardContextual"/>
            </w:rPr>
          </w:pPr>
          <w:hyperlink w:history="1" w:anchor="_Toc221204262">
            <w:r w:rsidRPr="007A6226">
              <w:rPr>
                <w:rStyle w:val="Hyperlink"/>
                <w:noProof/>
              </w:rPr>
              <w:t>9.2</w:t>
            </w:r>
            <w:r>
              <w:rPr>
                <w:rFonts w:eastAsiaTheme="minorEastAsia" w:cstheme="minorBidi"/>
                <w:i w:val="0"/>
                <w:iCs w:val="0"/>
                <w:noProof/>
                <w:kern w:val="2"/>
                <w:sz w:val="24"/>
                <w:szCs w:val="24"/>
                <w:lang w:val="en-IN" w:eastAsia="en-GB"/>
                <w14:ligatures w14:val="standardContextual"/>
              </w:rPr>
              <w:tab/>
            </w:r>
            <w:r w:rsidRPr="007A6226">
              <w:rPr>
                <w:rStyle w:val="Hyperlink"/>
                <w:noProof/>
              </w:rPr>
              <w:t>Sourcing Configuration (Coupa Admin Tasks)</w:t>
            </w:r>
            <w:r>
              <w:rPr>
                <w:noProof/>
                <w:webHidden/>
              </w:rPr>
              <w:tab/>
            </w:r>
            <w:r>
              <w:rPr>
                <w:noProof/>
                <w:webHidden/>
              </w:rPr>
              <w:fldChar w:fldCharType="begin"/>
            </w:r>
            <w:r>
              <w:rPr>
                <w:noProof/>
                <w:webHidden/>
              </w:rPr>
              <w:instrText xml:space="preserve"> PAGEREF _Toc221204262 \h </w:instrText>
            </w:r>
            <w:r>
              <w:rPr>
                <w:noProof/>
                <w:webHidden/>
              </w:rPr>
            </w:r>
            <w:r>
              <w:rPr>
                <w:noProof/>
                <w:webHidden/>
              </w:rPr>
              <w:fldChar w:fldCharType="separate"/>
            </w:r>
            <w:r>
              <w:rPr>
                <w:noProof/>
                <w:webHidden/>
              </w:rPr>
              <w:t>35</w:t>
            </w:r>
            <w:r>
              <w:rPr>
                <w:noProof/>
                <w:webHidden/>
              </w:rPr>
              <w:fldChar w:fldCharType="end"/>
            </w:r>
          </w:hyperlink>
        </w:p>
        <w:p w:rsidR="00CB17C7" w:rsidRDefault="00CB17C7" w14:paraId="317AE419" w14:textId="2285C458">
          <w:pPr>
            <w:pStyle w:val="TOC1"/>
            <w:rPr>
              <w:rFonts w:eastAsiaTheme="minorEastAsia" w:cstheme="minorBidi"/>
              <w:kern w:val="2"/>
              <w:sz w:val="24"/>
              <w:szCs w:val="24"/>
              <w:lang w:val="en-IN" w:eastAsia="en-GB"/>
              <w14:ligatures w14:val="standardContextual"/>
            </w:rPr>
          </w:pPr>
          <w:hyperlink w:history="1" w:anchor="_Toc221204263">
            <w:r w:rsidRPr="007A6226">
              <w:rPr>
                <w:rStyle w:val="Hyperlink"/>
              </w:rPr>
              <w:t>10</w:t>
            </w:r>
            <w:r>
              <w:rPr>
                <w:rFonts w:eastAsiaTheme="minorEastAsia" w:cstheme="minorBidi"/>
                <w:kern w:val="2"/>
                <w:sz w:val="24"/>
                <w:szCs w:val="24"/>
                <w:lang w:val="en-IN" w:eastAsia="en-GB"/>
                <w14:ligatures w14:val="standardContextual"/>
              </w:rPr>
              <w:tab/>
            </w:r>
            <w:r w:rsidRPr="007A6226">
              <w:rPr>
                <w:rStyle w:val="Hyperlink"/>
              </w:rPr>
              <w:t>UAT scenarios (Business scenarios)</w:t>
            </w:r>
            <w:r>
              <w:rPr>
                <w:webHidden/>
              </w:rPr>
              <w:tab/>
            </w:r>
            <w:r>
              <w:rPr>
                <w:webHidden/>
              </w:rPr>
              <w:fldChar w:fldCharType="begin"/>
            </w:r>
            <w:r>
              <w:rPr>
                <w:webHidden/>
              </w:rPr>
              <w:instrText xml:space="preserve"> PAGEREF _Toc221204263 \h </w:instrText>
            </w:r>
            <w:r>
              <w:rPr>
                <w:webHidden/>
              </w:rPr>
            </w:r>
            <w:r>
              <w:rPr>
                <w:webHidden/>
              </w:rPr>
              <w:fldChar w:fldCharType="separate"/>
            </w:r>
            <w:r>
              <w:rPr>
                <w:webHidden/>
              </w:rPr>
              <w:t>36</w:t>
            </w:r>
            <w:r>
              <w:rPr>
                <w:webHidden/>
              </w:rPr>
              <w:fldChar w:fldCharType="end"/>
            </w:r>
          </w:hyperlink>
        </w:p>
        <w:p w:rsidR="00CB17C7" w:rsidRDefault="00CB17C7" w14:paraId="528D6727" w14:textId="63B5E4CD">
          <w:pPr>
            <w:pStyle w:val="TOC1"/>
            <w:rPr>
              <w:rFonts w:eastAsiaTheme="minorEastAsia" w:cstheme="minorBidi"/>
              <w:kern w:val="2"/>
              <w:sz w:val="24"/>
              <w:szCs w:val="24"/>
              <w:lang w:val="en-IN" w:eastAsia="en-GB"/>
              <w14:ligatures w14:val="standardContextual"/>
            </w:rPr>
          </w:pPr>
          <w:hyperlink w:history="1" w:anchor="_Toc221204264">
            <w:r w:rsidRPr="007A6226">
              <w:rPr>
                <w:rStyle w:val="Hyperlink"/>
              </w:rPr>
              <w:t>11</w:t>
            </w:r>
            <w:r>
              <w:rPr>
                <w:rFonts w:eastAsiaTheme="minorEastAsia" w:cstheme="minorBidi"/>
                <w:kern w:val="2"/>
                <w:sz w:val="24"/>
                <w:szCs w:val="24"/>
                <w:lang w:val="en-IN" w:eastAsia="en-GB"/>
                <w14:ligatures w14:val="standardContextual"/>
              </w:rPr>
              <w:tab/>
            </w:r>
            <w:r w:rsidRPr="007A6226">
              <w:rPr>
                <w:rStyle w:val="Hyperlink"/>
              </w:rPr>
              <w:t>Acknowledgment and Signature</w:t>
            </w:r>
            <w:r>
              <w:rPr>
                <w:webHidden/>
              </w:rPr>
              <w:tab/>
            </w:r>
            <w:r>
              <w:rPr>
                <w:webHidden/>
              </w:rPr>
              <w:fldChar w:fldCharType="begin"/>
            </w:r>
            <w:r>
              <w:rPr>
                <w:webHidden/>
              </w:rPr>
              <w:instrText xml:space="preserve"> PAGEREF _Toc221204264 \h </w:instrText>
            </w:r>
            <w:r>
              <w:rPr>
                <w:webHidden/>
              </w:rPr>
            </w:r>
            <w:r>
              <w:rPr>
                <w:webHidden/>
              </w:rPr>
              <w:fldChar w:fldCharType="separate"/>
            </w:r>
            <w:r>
              <w:rPr>
                <w:webHidden/>
              </w:rPr>
              <w:t>38</w:t>
            </w:r>
            <w:r>
              <w:rPr>
                <w:webHidden/>
              </w:rPr>
              <w:fldChar w:fldCharType="end"/>
            </w:r>
          </w:hyperlink>
        </w:p>
        <w:p w:rsidR="00CB17C7" w:rsidRDefault="00CB17C7" w14:paraId="15BB155E" w14:textId="22243809">
          <w:pPr>
            <w:pStyle w:val="TOC2"/>
            <w:rPr>
              <w:rFonts w:eastAsiaTheme="minorEastAsia" w:cstheme="minorBidi"/>
              <w:i w:val="0"/>
              <w:iCs w:val="0"/>
              <w:noProof/>
              <w:kern w:val="2"/>
              <w:sz w:val="24"/>
              <w:szCs w:val="24"/>
              <w:lang w:val="en-IN" w:eastAsia="en-GB"/>
              <w14:ligatures w14:val="standardContextual"/>
            </w:rPr>
          </w:pPr>
          <w:hyperlink w:history="1" w:anchor="_Toc221204265">
            <w:r w:rsidRPr="007A6226">
              <w:rPr>
                <w:rStyle w:val="Hyperlink"/>
                <w:rFonts w:eastAsia="Arial"/>
                <w:noProof/>
              </w:rPr>
              <w:t>11.1</w:t>
            </w:r>
            <w:r>
              <w:rPr>
                <w:rFonts w:eastAsiaTheme="minorEastAsia" w:cstheme="minorBidi"/>
                <w:i w:val="0"/>
                <w:iCs w:val="0"/>
                <w:noProof/>
                <w:kern w:val="2"/>
                <w:sz w:val="24"/>
                <w:szCs w:val="24"/>
                <w:lang w:val="en-IN" w:eastAsia="en-GB"/>
                <w14:ligatures w14:val="standardContextual"/>
              </w:rPr>
              <w:tab/>
            </w:r>
            <w:r w:rsidRPr="007A6226">
              <w:rPr>
                <w:rStyle w:val="Hyperlink"/>
                <w:rFonts w:eastAsia="Arial"/>
                <w:noProof/>
              </w:rPr>
              <w:t>Process Owners</w:t>
            </w:r>
            <w:r>
              <w:rPr>
                <w:noProof/>
                <w:webHidden/>
              </w:rPr>
              <w:tab/>
            </w:r>
            <w:r>
              <w:rPr>
                <w:noProof/>
                <w:webHidden/>
              </w:rPr>
              <w:fldChar w:fldCharType="begin"/>
            </w:r>
            <w:r>
              <w:rPr>
                <w:noProof/>
                <w:webHidden/>
              </w:rPr>
              <w:instrText xml:space="preserve"> PAGEREF _Toc221204265 \h </w:instrText>
            </w:r>
            <w:r>
              <w:rPr>
                <w:noProof/>
                <w:webHidden/>
              </w:rPr>
            </w:r>
            <w:r>
              <w:rPr>
                <w:noProof/>
                <w:webHidden/>
              </w:rPr>
              <w:fldChar w:fldCharType="separate"/>
            </w:r>
            <w:r>
              <w:rPr>
                <w:noProof/>
                <w:webHidden/>
              </w:rPr>
              <w:t>38</w:t>
            </w:r>
            <w:r>
              <w:rPr>
                <w:noProof/>
                <w:webHidden/>
              </w:rPr>
              <w:fldChar w:fldCharType="end"/>
            </w:r>
          </w:hyperlink>
        </w:p>
        <w:p w:rsidR="00CB17C7" w:rsidRDefault="00CB17C7" w14:paraId="452F7497" w14:textId="5AD92DC7">
          <w:pPr>
            <w:pStyle w:val="TOC2"/>
            <w:rPr>
              <w:rFonts w:eastAsiaTheme="minorEastAsia" w:cstheme="minorBidi"/>
              <w:i w:val="0"/>
              <w:iCs w:val="0"/>
              <w:noProof/>
              <w:kern w:val="2"/>
              <w:sz w:val="24"/>
              <w:szCs w:val="24"/>
              <w:lang w:val="en-IN" w:eastAsia="en-GB"/>
              <w14:ligatures w14:val="standardContextual"/>
            </w:rPr>
          </w:pPr>
          <w:hyperlink w:history="1" w:anchor="_Toc221204266">
            <w:r w:rsidRPr="007A6226">
              <w:rPr>
                <w:rStyle w:val="Hyperlink"/>
                <w:rFonts w:eastAsia="Arial"/>
                <w:noProof/>
              </w:rPr>
              <w:t>11.2</w:t>
            </w:r>
            <w:r>
              <w:rPr>
                <w:rFonts w:eastAsiaTheme="minorEastAsia" w:cstheme="minorBidi"/>
                <w:i w:val="0"/>
                <w:iCs w:val="0"/>
                <w:noProof/>
                <w:kern w:val="2"/>
                <w:sz w:val="24"/>
                <w:szCs w:val="24"/>
                <w:lang w:val="en-IN" w:eastAsia="en-GB"/>
                <w14:ligatures w14:val="standardContextual"/>
              </w:rPr>
              <w:tab/>
            </w:r>
            <w:r w:rsidRPr="007A6226">
              <w:rPr>
                <w:rStyle w:val="Hyperlink"/>
                <w:rFonts w:eastAsia="Arial"/>
                <w:noProof/>
              </w:rPr>
              <w:t>Document Reviewers</w:t>
            </w:r>
            <w:r>
              <w:rPr>
                <w:noProof/>
                <w:webHidden/>
              </w:rPr>
              <w:tab/>
            </w:r>
            <w:r>
              <w:rPr>
                <w:noProof/>
                <w:webHidden/>
              </w:rPr>
              <w:fldChar w:fldCharType="begin"/>
            </w:r>
            <w:r>
              <w:rPr>
                <w:noProof/>
                <w:webHidden/>
              </w:rPr>
              <w:instrText xml:space="preserve"> PAGEREF _Toc221204266 \h </w:instrText>
            </w:r>
            <w:r>
              <w:rPr>
                <w:noProof/>
                <w:webHidden/>
              </w:rPr>
            </w:r>
            <w:r>
              <w:rPr>
                <w:noProof/>
                <w:webHidden/>
              </w:rPr>
              <w:fldChar w:fldCharType="separate"/>
            </w:r>
            <w:r>
              <w:rPr>
                <w:noProof/>
                <w:webHidden/>
              </w:rPr>
              <w:t>38</w:t>
            </w:r>
            <w:r>
              <w:rPr>
                <w:noProof/>
                <w:webHidden/>
              </w:rPr>
              <w:fldChar w:fldCharType="end"/>
            </w:r>
          </w:hyperlink>
        </w:p>
        <w:p w:rsidR="00CB17C7" w:rsidRDefault="00CB17C7" w14:paraId="48989C99" w14:textId="1097CFD5">
          <w:pPr>
            <w:pStyle w:val="TOC2"/>
            <w:rPr>
              <w:rFonts w:eastAsiaTheme="minorEastAsia" w:cstheme="minorBidi"/>
              <w:i w:val="0"/>
              <w:iCs w:val="0"/>
              <w:noProof/>
              <w:kern w:val="2"/>
              <w:sz w:val="24"/>
              <w:szCs w:val="24"/>
              <w:lang w:val="en-IN" w:eastAsia="en-GB"/>
              <w14:ligatures w14:val="standardContextual"/>
            </w:rPr>
          </w:pPr>
          <w:hyperlink w:history="1" w:anchor="_Toc221204267">
            <w:r w:rsidRPr="007A6226">
              <w:rPr>
                <w:rStyle w:val="Hyperlink"/>
                <w:noProof/>
              </w:rPr>
              <w:t>11.3</w:t>
            </w:r>
            <w:r>
              <w:rPr>
                <w:rFonts w:eastAsiaTheme="minorEastAsia" w:cstheme="minorBidi"/>
                <w:i w:val="0"/>
                <w:iCs w:val="0"/>
                <w:noProof/>
                <w:kern w:val="2"/>
                <w:sz w:val="24"/>
                <w:szCs w:val="24"/>
                <w:lang w:val="en-IN" w:eastAsia="en-GB"/>
                <w14:ligatures w14:val="standardContextual"/>
              </w:rPr>
              <w:tab/>
            </w:r>
            <w:r w:rsidRPr="007A6226">
              <w:rPr>
                <w:rStyle w:val="Hyperlink"/>
                <w:noProof/>
              </w:rPr>
              <w:t>Signatures</w:t>
            </w:r>
            <w:r>
              <w:rPr>
                <w:noProof/>
                <w:webHidden/>
              </w:rPr>
              <w:tab/>
            </w:r>
            <w:r>
              <w:rPr>
                <w:noProof/>
                <w:webHidden/>
              </w:rPr>
              <w:fldChar w:fldCharType="begin"/>
            </w:r>
            <w:r>
              <w:rPr>
                <w:noProof/>
                <w:webHidden/>
              </w:rPr>
              <w:instrText xml:space="preserve"> PAGEREF _Toc221204267 \h </w:instrText>
            </w:r>
            <w:r>
              <w:rPr>
                <w:noProof/>
                <w:webHidden/>
              </w:rPr>
            </w:r>
            <w:r>
              <w:rPr>
                <w:noProof/>
                <w:webHidden/>
              </w:rPr>
              <w:fldChar w:fldCharType="separate"/>
            </w:r>
            <w:r>
              <w:rPr>
                <w:noProof/>
                <w:webHidden/>
              </w:rPr>
              <w:t>38</w:t>
            </w:r>
            <w:r>
              <w:rPr>
                <w:noProof/>
                <w:webHidden/>
              </w:rPr>
              <w:fldChar w:fldCharType="end"/>
            </w:r>
          </w:hyperlink>
        </w:p>
        <w:p w:rsidR="00AD681F" w:rsidP="6B4AE23E" w:rsidRDefault="00AD681F" w14:paraId="645D9C18" w14:textId="21BC67F6">
          <w:pPr>
            <w:pStyle w:val="TOC2"/>
            <w:tabs>
              <w:tab w:val="clear" w:pos="9402"/>
              <w:tab w:val="left" w:pos="600"/>
              <w:tab w:val="right" w:leader="dot" w:pos="9390"/>
            </w:tabs>
            <w:rPr>
              <w:rStyle w:val="Hyperlink"/>
              <w:noProof/>
              <w:kern w:val="2"/>
              <w:lang w:val="en-IN" w:eastAsia="en-GB"/>
              <w14:ligatures w14:val="standardContextual"/>
            </w:rPr>
          </w:pPr>
          <w:r>
            <w:fldChar w:fldCharType="end"/>
          </w:r>
        </w:p>
      </w:sdtContent>
      <w:sdtEndPr>
        <w:rPr>
          <w:rFonts w:ascii="Calibri" w:hAnsi="Calibri" w:eastAsia="Times New Roman" w:cs="Times New Roman" w:asciiTheme="minorAscii" w:hAnsiTheme="minorAscii"/>
          <w:i w:val="1"/>
          <w:iCs w:val="1"/>
          <w:color w:val="auto"/>
          <w:sz w:val="20"/>
          <w:szCs w:val="20"/>
          <w:lang w:val="en-ZA"/>
        </w:rPr>
      </w:sdtEndPr>
    </w:sdt>
    <w:p w:rsidRPr="00531B07" w:rsidR="00631078" w:rsidP="00631078" w:rsidRDefault="00631078" w14:paraId="680971EE" w14:textId="763A1F14">
      <w:pPr>
        <w:pStyle w:val="TOC1"/>
        <w:rPr>
          <w:rFonts w:ascii="Arial" w:hAnsi="Arial" w:cs="Arial"/>
        </w:rPr>
      </w:pPr>
    </w:p>
    <w:p w:rsidRPr="00531B07" w:rsidR="00631078" w:rsidP="00631078" w:rsidRDefault="00631078" w14:paraId="7576AB9D" w14:textId="77777777">
      <w:pPr>
        <w:rPr>
          <w:rFonts w:ascii="Arial" w:hAnsi="Arial" w:cs="Arial"/>
          <w:lang w:val="en-GB"/>
        </w:rPr>
      </w:pPr>
    </w:p>
    <w:p w:rsidRPr="00531B07" w:rsidR="00631078" w:rsidP="00631078" w:rsidRDefault="00631078" w14:paraId="0D70CE8E" w14:textId="77777777">
      <w:pPr>
        <w:rPr>
          <w:rFonts w:ascii="Arial" w:hAnsi="Arial" w:cs="Arial"/>
          <w:lang w:val="en-GB"/>
        </w:rPr>
      </w:pPr>
    </w:p>
    <w:p w:rsidRPr="00531B07" w:rsidR="00631078" w:rsidP="00631078" w:rsidRDefault="00631078" w14:paraId="3BB0E2D2" w14:textId="77777777">
      <w:pPr>
        <w:jc w:val="center"/>
        <w:rPr>
          <w:rFonts w:ascii="Arial" w:hAnsi="Arial" w:cs="Arial"/>
          <w:lang w:val="en-GB"/>
        </w:rPr>
      </w:pPr>
    </w:p>
    <w:p w:rsidRPr="00531B07" w:rsidR="00631078" w:rsidP="00631078" w:rsidRDefault="00631078" w14:paraId="0BFA65D6" w14:textId="77777777">
      <w:pPr>
        <w:rPr>
          <w:rFonts w:ascii="Arial" w:hAnsi="Arial" w:cs="Arial"/>
          <w:lang w:val="en-GB"/>
        </w:rPr>
      </w:pPr>
    </w:p>
    <w:p w:rsidRPr="00531B07" w:rsidR="00631078" w:rsidP="00631078" w:rsidRDefault="00631078" w14:paraId="20218A87" w14:textId="77777777">
      <w:pPr>
        <w:rPr>
          <w:rFonts w:ascii="Arial" w:hAnsi="Arial" w:cs="Arial"/>
          <w:lang w:val="en-GB"/>
        </w:rPr>
      </w:pPr>
    </w:p>
    <w:p w:rsidRPr="00531B07" w:rsidR="00631078" w:rsidP="00631078" w:rsidRDefault="00631078" w14:paraId="4CB3CF36" w14:textId="77777777">
      <w:pPr>
        <w:rPr>
          <w:rFonts w:ascii="Arial" w:hAnsi="Arial" w:cs="Arial"/>
          <w:lang w:val="en-GB"/>
        </w:rPr>
      </w:pPr>
    </w:p>
    <w:p w:rsidRPr="00531B07" w:rsidR="0018159D" w:rsidP="00AD681F" w:rsidRDefault="557AA2B6" w14:paraId="5C032561" w14:textId="7A69FDCD">
      <w:pPr>
        <w:pStyle w:val="Heading1"/>
        <w:framePr w:wrap="notBeside"/>
      </w:pPr>
      <w:bookmarkStart w:name="_Toc204374911" w:id="0"/>
      <w:bookmarkStart w:name="_Toc221204247" w:id="1"/>
      <w:r>
        <w:lastRenderedPageBreak/>
        <w:t>D</w:t>
      </w:r>
      <w:bookmarkEnd w:id="0"/>
      <w:r w:rsidR="5106436F">
        <w:t xml:space="preserve">ocument Management and </w:t>
      </w:r>
      <w:r w:rsidR="0C1AA305">
        <w:t>VERSIONING</w:t>
      </w:r>
      <w:bookmarkEnd w:id="1"/>
    </w:p>
    <w:p w:rsidRPr="00531B07" w:rsidR="0018159D" w:rsidP="00CB17C7" w:rsidRDefault="557AA2B6" w14:paraId="7FBDE8E7" w14:textId="2E9F1597">
      <w:pPr>
        <w:pStyle w:val="Heading2"/>
        <w:rPr>
          <w:rFonts w:eastAsia="Arial"/>
        </w:rPr>
      </w:pPr>
      <w:bookmarkStart w:name="_Toc204374912" w:id="2"/>
      <w:bookmarkStart w:name="_Toc221204248" w:id="3"/>
      <w:r w:rsidRPr="6B4AE23E">
        <w:rPr>
          <w:rFonts w:eastAsia="Arial"/>
        </w:rPr>
        <w:t>Document Details</w:t>
      </w:r>
      <w:bookmarkEnd w:id="2"/>
      <w:bookmarkEnd w:id="3"/>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1552"/>
        <w:gridCol w:w="2409"/>
        <w:gridCol w:w="2183"/>
        <w:gridCol w:w="2337"/>
      </w:tblGrid>
      <w:tr w:rsidRPr="00531B07" w:rsidR="0018159D" w:rsidTr="007E2095" w14:paraId="73ED185B" w14:textId="77777777">
        <w:trPr>
          <w:trHeight w:val="300"/>
        </w:trPr>
        <w:tc>
          <w:tcPr>
            <w:tcW w:w="1552" w:type="dxa"/>
            <w:shd w:val="clear" w:color="auto" w:fill="C00000"/>
            <w:tcMar>
              <w:left w:w="105" w:type="dxa"/>
              <w:right w:w="105" w:type="dxa"/>
            </w:tcMar>
            <w:vAlign w:val="center"/>
          </w:tcPr>
          <w:p w:rsidRPr="00531B07" w:rsidR="0018159D" w:rsidP="00CD09BA" w:rsidRDefault="0018159D" w14:paraId="339CF0FC" w14:textId="77777777">
            <w:pPr>
              <w:pStyle w:val="Tabletitle"/>
              <w:jc w:val="center"/>
              <w:rPr>
                <w:rFonts w:eastAsia="Arial"/>
                <w:b/>
                <w:color w:val="FFFFFF" w:themeColor="background1"/>
              </w:rPr>
            </w:pPr>
            <w:r w:rsidRPr="00531B07">
              <w:rPr>
                <w:rFonts w:eastAsia="Arial"/>
                <w:b/>
                <w:color w:val="FFFFFF" w:themeColor="background1"/>
                <w:lang w:val="en-GB"/>
              </w:rPr>
              <w:t>Document Title</w:t>
            </w:r>
          </w:p>
        </w:tc>
        <w:tc>
          <w:tcPr>
            <w:tcW w:w="6929" w:type="dxa"/>
            <w:gridSpan w:val="3"/>
            <w:tcMar>
              <w:left w:w="105" w:type="dxa"/>
              <w:right w:w="105" w:type="dxa"/>
            </w:tcMar>
          </w:tcPr>
          <w:p w:rsidRPr="00531B07" w:rsidR="0018159D" w:rsidRDefault="0018159D" w14:paraId="26D5D22F" w14:textId="4FDA0A9E">
            <w:pPr>
              <w:pStyle w:val="TFGTableNumbers"/>
              <w:rPr>
                <w:rFonts w:eastAsia="Arial"/>
                <w:bCs w:val="0"/>
                <w:szCs w:val="20"/>
              </w:rPr>
            </w:pPr>
            <w:r w:rsidRPr="00531B07">
              <w:rPr>
                <w:rFonts w:eastAsia="Arial"/>
                <w:bCs w:val="0"/>
                <w:szCs w:val="20"/>
                <w:lang w:val="en-GB"/>
              </w:rPr>
              <w:t xml:space="preserve">Business </w:t>
            </w:r>
            <w:r w:rsidRPr="00531B07" w:rsidR="00933044">
              <w:rPr>
                <w:rFonts w:eastAsia="Arial"/>
                <w:bCs w:val="0"/>
                <w:szCs w:val="20"/>
                <w:lang w:val="en-GB"/>
              </w:rPr>
              <w:t>Requirements</w:t>
            </w:r>
            <w:r w:rsidRPr="00531B07">
              <w:rPr>
                <w:rFonts w:eastAsia="Arial"/>
                <w:bCs w:val="0"/>
                <w:szCs w:val="20"/>
                <w:lang w:val="en-GB"/>
              </w:rPr>
              <w:t xml:space="preserve"> Document – S</w:t>
            </w:r>
            <w:r w:rsidRPr="00531B07" w:rsidR="00FB3877">
              <w:rPr>
                <w:rFonts w:eastAsia="Arial"/>
                <w:bCs w:val="0"/>
                <w:szCs w:val="20"/>
                <w:lang w:val="en-GB"/>
              </w:rPr>
              <w:t>ourcing</w:t>
            </w:r>
            <w:r w:rsidRPr="00531B07">
              <w:rPr>
                <w:rFonts w:eastAsia="Arial"/>
                <w:bCs w:val="0"/>
                <w:szCs w:val="20"/>
                <w:lang w:val="en-GB"/>
              </w:rPr>
              <w:t xml:space="preserve"> Management</w:t>
            </w:r>
          </w:p>
        </w:tc>
      </w:tr>
      <w:tr w:rsidRPr="00531B07" w:rsidR="0018159D" w:rsidTr="007E2095" w14:paraId="289C8903" w14:textId="77777777">
        <w:trPr>
          <w:trHeight w:val="300"/>
        </w:trPr>
        <w:tc>
          <w:tcPr>
            <w:tcW w:w="1552" w:type="dxa"/>
            <w:shd w:val="clear" w:color="auto" w:fill="C00000"/>
            <w:tcMar>
              <w:left w:w="105" w:type="dxa"/>
              <w:right w:w="105" w:type="dxa"/>
            </w:tcMar>
            <w:vAlign w:val="center"/>
          </w:tcPr>
          <w:p w:rsidRPr="00531B07" w:rsidR="0018159D" w:rsidP="00CD09BA" w:rsidRDefault="0018159D" w14:paraId="69CC5F9B" w14:textId="1E19F91F">
            <w:pPr>
              <w:pStyle w:val="TFGTableNumbers"/>
              <w:jc w:val="center"/>
              <w:rPr>
                <w:rFonts w:eastAsia="Arial"/>
                <w:b/>
                <w:color w:val="FFFFFF" w:themeColor="background1"/>
                <w:szCs w:val="20"/>
              </w:rPr>
            </w:pPr>
            <w:r w:rsidRPr="00531B07">
              <w:rPr>
                <w:rFonts w:eastAsia="Arial"/>
                <w:b/>
                <w:color w:val="FFFFFF" w:themeColor="background1"/>
                <w:szCs w:val="20"/>
                <w:lang w:val="en-GB"/>
              </w:rPr>
              <w:t>Department</w:t>
            </w:r>
          </w:p>
        </w:tc>
        <w:tc>
          <w:tcPr>
            <w:tcW w:w="6929" w:type="dxa"/>
            <w:gridSpan w:val="3"/>
            <w:tcMar>
              <w:left w:w="105" w:type="dxa"/>
              <w:right w:w="105" w:type="dxa"/>
            </w:tcMar>
          </w:tcPr>
          <w:p w:rsidRPr="00531B07" w:rsidR="0018159D" w:rsidRDefault="00933044" w14:paraId="607CA396" w14:textId="1FDE48CA">
            <w:pPr>
              <w:spacing w:before="120" w:after="120"/>
              <w:rPr>
                <w:rFonts w:ascii="Arial" w:hAnsi="Arial" w:eastAsia="Arial" w:cs="Arial"/>
                <w:sz w:val="20"/>
                <w:szCs w:val="20"/>
              </w:rPr>
            </w:pPr>
            <w:r w:rsidRPr="00531B07">
              <w:rPr>
                <w:rFonts w:ascii="Arial" w:hAnsi="Arial" w:eastAsia="Arial" w:cs="Arial"/>
                <w:sz w:val="20"/>
                <w:szCs w:val="20"/>
              </w:rPr>
              <w:t>&lt;Procurement Dept name&gt;</w:t>
            </w:r>
          </w:p>
        </w:tc>
      </w:tr>
      <w:tr w:rsidRPr="00531B07" w:rsidR="0018159D" w:rsidTr="007E2095" w14:paraId="70FF4498" w14:textId="77777777">
        <w:trPr>
          <w:trHeight w:val="300"/>
        </w:trPr>
        <w:tc>
          <w:tcPr>
            <w:tcW w:w="1552" w:type="dxa"/>
            <w:tcMar>
              <w:left w:w="105" w:type="dxa"/>
              <w:right w:w="105" w:type="dxa"/>
            </w:tcMar>
            <w:vAlign w:val="center"/>
          </w:tcPr>
          <w:p w:rsidRPr="00531B07" w:rsidR="0018159D" w:rsidP="00CD09BA" w:rsidRDefault="0018159D" w14:paraId="1840F190" w14:textId="77777777">
            <w:pPr>
              <w:spacing w:before="120" w:after="120"/>
              <w:jc w:val="center"/>
              <w:rPr>
                <w:rFonts w:ascii="Arial" w:hAnsi="Arial" w:eastAsia="Arial" w:cs="Arial"/>
                <w:color w:val="FFFFFF" w:themeColor="background1"/>
                <w:sz w:val="20"/>
                <w:szCs w:val="20"/>
              </w:rPr>
            </w:pPr>
          </w:p>
        </w:tc>
        <w:tc>
          <w:tcPr>
            <w:tcW w:w="2409" w:type="dxa"/>
            <w:shd w:val="clear" w:color="auto" w:fill="C00000"/>
            <w:tcMar>
              <w:left w:w="105" w:type="dxa"/>
              <w:right w:w="105" w:type="dxa"/>
            </w:tcMar>
            <w:vAlign w:val="center"/>
          </w:tcPr>
          <w:p w:rsidRPr="00531B07" w:rsidR="0018159D" w:rsidP="00CD09BA" w:rsidRDefault="0018159D" w14:paraId="0E7FE101"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Name</w:t>
            </w:r>
          </w:p>
        </w:tc>
        <w:tc>
          <w:tcPr>
            <w:tcW w:w="2183" w:type="dxa"/>
            <w:shd w:val="clear" w:color="auto" w:fill="C00000"/>
            <w:tcMar>
              <w:left w:w="105" w:type="dxa"/>
              <w:right w:w="105" w:type="dxa"/>
            </w:tcMar>
            <w:vAlign w:val="center"/>
          </w:tcPr>
          <w:p w:rsidRPr="00531B07" w:rsidR="0018159D" w:rsidP="00CD09BA" w:rsidRDefault="0018159D" w14:paraId="5AE7A5F9"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Date</w:t>
            </w:r>
          </w:p>
        </w:tc>
        <w:tc>
          <w:tcPr>
            <w:tcW w:w="2337" w:type="dxa"/>
            <w:shd w:val="clear" w:color="auto" w:fill="C00000"/>
            <w:tcMar>
              <w:left w:w="105" w:type="dxa"/>
              <w:right w:w="105" w:type="dxa"/>
            </w:tcMar>
            <w:vAlign w:val="center"/>
          </w:tcPr>
          <w:p w:rsidRPr="00531B07" w:rsidR="0018159D" w:rsidP="00CD09BA" w:rsidRDefault="002F49B6" w14:paraId="03D72DA8" w14:textId="1B864A01">
            <w:pPr>
              <w:pStyle w:val="TFGTableNumbers"/>
              <w:jc w:val="center"/>
              <w:rPr>
                <w:rFonts w:eastAsia="Arial"/>
                <w:b/>
                <w:color w:val="FFFFFF" w:themeColor="background1"/>
                <w:szCs w:val="20"/>
              </w:rPr>
            </w:pPr>
            <w:r w:rsidRPr="00531B07">
              <w:rPr>
                <w:rFonts w:eastAsia="Arial"/>
                <w:b/>
                <w:color w:val="FFFFFF" w:themeColor="background1"/>
                <w:szCs w:val="20"/>
                <w:lang w:val="en-GB"/>
              </w:rPr>
              <w:t>Signature</w:t>
            </w:r>
          </w:p>
        </w:tc>
      </w:tr>
      <w:tr w:rsidRPr="00531B07" w:rsidR="0018159D" w:rsidTr="007E2095" w14:paraId="61F2F8EA" w14:textId="77777777">
        <w:trPr>
          <w:trHeight w:val="300"/>
        </w:trPr>
        <w:tc>
          <w:tcPr>
            <w:tcW w:w="1552" w:type="dxa"/>
            <w:shd w:val="clear" w:color="auto" w:fill="C00000"/>
            <w:tcMar>
              <w:left w:w="105" w:type="dxa"/>
              <w:right w:w="105" w:type="dxa"/>
            </w:tcMar>
            <w:vAlign w:val="center"/>
          </w:tcPr>
          <w:p w:rsidRPr="00531B07" w:rsidR="0018159D" w:rsidP="00CD09BA" w:rsidRDefault="0018159D" w14:paraId="0BF76EC3" w14:textId="6576CB7D">
            <w:pPr>
              <w:pStyle w:val="TFGTableNumbers"/>
              <w:jc w:val="center"/>
              <w:rPr>
                <w:rFonts w:eastAsia="Arial"/>
                <w:b/>
                <w:color w:val="FFFFFF" w:themeColor="background1"/>
                <w:szCs w:val="20"/>
              </w:rPr>
            </w:pPr>
            <w:r w:rsidRPr="00531B07">
              <w:rPr>
                <w:rFonts w:eastAsia="Arial"/>
                <w:b/>
                <w:color w:val="FFFFFF" w:themeColor="background1"/>
                <w:szCs w:val="20"/>
                <w:lang w:val="en-GB"/>
              </w:rPr>
              <w:t>Prepared by</w:t>
            </w:r>
          </w:p>
        </w:tc>
        <w:tc>
          <w:tcPr>
            <w:tcW w:w="2409" w:type="dxa"/>
            <w:tcMar>
              <w:left w:w="105" w:type="dxa"/>
              <w:right w:w="105" w:type="dxa"/>
            </w:tcMar>
          </w:tcPr>
          <w:p w:rsidRPr="00531B07" w:rsidR="0018159D" w:rsidRDefault="00DE7325" w14:paraId="2E60E5EA" w14:textId="2E26F86E">
            <w:pPr>
              <w:spacing w:before="120" w:after="120"/>
              <w:rPr>
                <w:rFonts w:ascii="Arial" w:hAnsi="Arial" w:eastAsia="Arial" w:cs="Arial"/>
                <w:sz w:val="20"/>
                <w:szCs w:val="20"/>
              </w:rPr>
            </w:pPr>
            <w:r w:rsidRPr="00531B07">
              <w:rPr>
                <w:rFonts w:ascii="Arial" w:hAnsi="Arial" w:eastAsia="Arial" w:cs="Arial"/>
                <w:sz w:val="20"/>
                <w:szCs w:val="20"/>
              </w:rPr>
              <w:t>Leroy Vieira</w:t>
            </w:r>
          </w:p>
        </w:tc>
        <w:tc>
          <w:tcPr>
            <w:tcW w:w="2183" w:type="dxa"/>
            <w:tcMar>
              <w:left w:w="105" w:type="dxa"/>
              <w:right w:w="105" w:type="dxa"/>
            </w:tcMar>
          </w:tcPr>
          <w:p w:rsidRPr="00531B07" w:rsidR="0018159D" w:rsidRDefault="000748ED" w14:paraId="566108E4" w14:textId="1683F159">
            <w:pPr>
              <w:spacing w:before="120" w:after="120"/>
              <w:rPr>
                <w:rFonts w:ascii="Arial" w:hAnsi="Arial" w:eastAsia="Arial" w:cs="Arial"/>
                <w:sz w:val="20"/>
                <w:szCs w:val="20"/>
              </w:rPr>
            </w:pPr>
            <w:r>
              <w:rPr>
                <w:rFonts w:ascii="Arial" w:hAnsi="Arial" w:eastAsia="Arial" w:cs="Arial"/>
                <w:sz w:val="20"/>
                <w:szCs w:val="20"/>
              </w:rPr>
              <w:t>17</w:t>
            </w:r>
            <w:r w:rsidRPr="00531B07" w:rsidR="00DE7325">
              <w:rPr>
                <w:rFonts w:ascii="Arial" w:hAnsi="Arial" w:eastAsia="Arial" w:cs="Arial"/>
                <w:sz w:val="20"/>
                <w:szCs w:val="20"/>
              </w:rPr>
              <w:t>-11-2025</w:t>
            </w:r>
          </w:p>
        </w:tc>
        <w:tc>
          <w:tcPr>
            <w:tcW w:w="2337" w:type="dxa"/>
            <w:tcMar>
              <w:left w:w="105" w:type="dxa"/>
              <w:right w:w="105" w:type="dxa"/>
            </w:tcMar>
          </w:tcPr>
          <w:p w:rsidRPr="00531B07" w:rsidR="0018159D" w:rsidRDefault="0018159D" w14:paraId="639EE639" w14:textId="3E661002">
            <w:pPr>
              <w:spacing w:before="120" w:after="120"/>
              <w:rPr>
                <w:rFonts w:ascii="Arial" w:hAnsi="Arial" w:eastAsia="Arial" w:cs="Arial"/>
                <w:sz w:val="20"/>
                <w:szCs w:val="20"/>
              </w:rPr>
            </w:pPr>
          </w:p>
        </w:tc>
      </w:tr>
      <w:tr w:rsidRPr="00531B07" w:rsidR="0018159D" w:rsidTr="007E2095" w14:paraId="668187A9" w14:textId="77777777">
        <w:trPr>
          <w:trHeight w:val="300"/>
        </w:trPr>
        <w:tc>
          <w:tcPr>
            <w:tcW w:w="1552" w:type="dxa"/>
            <w:shd w:val="clear" w:color="auto" w:fill="C00000"/>
            <w:tcMar>
              <w:left w:w="105" w:type="dxa"/>
              <w:right w:w="105" w:type="dxa"/>
            </w:tcMar>
            <w:vAlign w:val="center"/>
          </w:tcPr>
          <w:p w:rsidRPr="00531B07" w:rsidR="0018159D" w:rsidP="00CD09BA" w:rsidRDefault="002F49B6" w14:paraId="41440B8A" w14:textId="19696137">
            <w:pPr>
              <w:pStyle w:val="TFGTableNumbers"/>
              <w:jc w:val="center"/>
              <w:rPr>
                <w:rFonts w:eastAsia="Arial"/>
                <w:b/>
                <w:color w:val="FFFFFF" w:themeColor="background1"/>
                <w:szCs w:val="20"/>
              </w:rPr>
            </w:pPr>
            <w:r w:rsidRPr="00531B07">
              <w:rPr>
                <w:rFonts w:eastAsia="Arial"/>
                <w:b/>
                <w:color w:val="FFFFFF" w:themeColor="background1"/>
                <w:szCs w:val="20"/>
                <w:lang w:val="en-GB"/>
              </w:rPr>
              <w:t>Reviewed by</w:t>
            </w:r>
          </w:p>
        </w:tc>
        <w:tc>
          <w:tcPr>
            <w:tcW w:w="2409" w:type="dxa"/>
            <w:tcMar>
              <w:left w:w="105" w:type="dxa"/>
              <w:right w:w="105" w:type="dxa"/>
            </w:tcMar>
          </w:tcPr>
          <w:p w:rsidRPr="00531B07" w:rsidR="0018159D" w:rsidRDefault="00933044" w14:paraId="6A7B8180" w14:textId="7265A36C">
            <w:pPr>
              <w:spacing w:before="120" w:after="120"/>
              <w:rPr>
                <w:rFonts w:ascii="Arial" w:hAnsi="Arial" w:eastAsia="Arial" w:cs="Arial"/>
                <w:sz w:val="20"/>
                <w:szCs w:val="20"/>
              </w:rPr>
            </w:pPr>
            <w:r w:rsidRPr="00531B07">
              <w:rPr>
                <w:rFonts w:ascii="Arial" w:hAnsi="Arial" w:eastAsia="Arial" w:cs="Arial"/>
                <w:sz w:val="20"/>
                <w:szCs w:val="20"/>
              </w:rPr>
              <w:t>&lt;Reviewer’s name&gt;</w:t>
            </w:r>
          </w:p>
        </w:tc>
        <w:tc>
          <w:tcPr>
            <w:tcW w:w="2183" w:type="dxa"/>
            <w:tcMar>
              <w:left w:w="105" w:type="dxa"/>
              <w:right w:w="105" w:type="dxa"/>
            </w:tcMar>
          </w:tcPr>
          <w:p w:rsidRPr="00531B07" w:rsidR="0018159D" w:rsidRDefault="00933044" w14:paraId="1F23F992" w14:textId="130F8C4D">
            <w:pPr>
              <w:spacing w:before="120" w:after="120"/>
              <w:rPr>
                <w:rFonts w:ascii="Arial" w:hAnsi="Arial" w:eastAsia="Arial" w:cs="Arial"/>
                <w:sz w:val="20"/>
                <w:szCs w:val="20"/>
              </w:rPr>
            </w:pPr>
            <w:r w:rsidRPr="00531B07">
              <w:rPr>
                <w:rFonts w:ascii="Arial" w:hAnsi="Arial" w:eastAsia="Arial" w:cs="Arial"/>
                <w:sz w:val="20"/>
                <w:szCs w:val="20"/>
              </w:rPr>
              <w:t>&lt;DD-MM-YYYY&gt;</w:t>
            </w:r>
          </w:p>
        </w:tc>
        <w:tc>
          <w:tcPr>
            <w:tcW w:w="2337" w:type="dxa"/>
            <w:tcMar>
              <w:left w:w="105" w:type="dxa"/>
              <w:right w:w="105" w:type="dxa"/>
            </w:tcMar>
          </w:tcPr>
          <w:p w:rsidRPr="00531B07" w:rsidR="0018159D" w:rsidRDefault="0018159D" w14:paraId="422A295C" w14:textId="2ABC47A2">
            <w:pPr>
              <w:spacing w:before="120" w:after="120"/>
              <w:rPr>
                <w:rFonts w:ascii="Arial" w:hAnsi="Arial" w:eastAsia="Arial" w:cs="Arial"/>
                <w:sz w:val="20"/>
                <w:szCs w:val="20"/>
              </w:rPr>
            </w:pPr>
          </w:p>
        </w:tc>
      </w:tr>
      <w:tr w:rsidRPr="00531B07" w:rsidR="0018159D" w:rsidTr="007E2095" w14:paraId="61FFBB49" w14:textId="77777777">
        <w:trPr>
          <w:trHeight w:val="300"/>
        </w:trPr>
        <w:tc>
          <w:tcPr>
            <w:tcW w:w="1552" w:type="dxa"/>
            <w:shd w:val="clear" w:color="auto" w:fill="C00000"/>
            <w:tcMar>
              <w:left w:w="105" w:type="dxa"/>
              <w:right w:w="105" w:type="dxa"/>
            </w:tcMar>
            <w:vAlign w:val="center"/>
          </w:tcPr>
          <w:p w:rsidRPr="00531B07" w:rsidR="0018159D" w:rsidP="00CD09BA" w:rsidRDefault="0018159D" w14:paraId="123E450D"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Document status</w:t>
            </w:r>
          </w:p>
        </w:tc>
        <w:tc>
          <w:tcPr>
            <w:tcW w:w="6929" w:type="dxa"/>
            <w:gridSpan w:val="3"/>
            <w:tcMar>
              <w:left w:w="105" w:type="dxa"/>
              <w:right w:w="105" w:type="dxa"/>
            </w:tcMar>
          </w:tcPr>
          <w:p w:rsidRPr="00531B07" w:rsidR="0018159D" w:rsidRDefault="0018159D" w14:paraId="79EBB15A" w14:textId="56D001DF">
            <w:pPr>
              <w:pStyle w:val="TFGTableNumbers"/>
              <w:rPr>
                <w:rFonts w:eastAsia="Arial"/>
                <w:bCs w:val="0"/>
                <w:szCs w:val="20"/>
              </w:rPr>
            </w:pPr>
            <w:r w:rsidRPr="00531B07">
              <w:rPr>
                <w:rFonts w:eastAsia="Arial"/>
                <w:bCs w:val="0"/>
                <w:szCs w:val="20"/>
                <w:lang w:val="en-GB"/>
              </w:rPr>
              <w:t xml:space="preserve">Draft </w:t>
            </w:r>
            <w:r w:rsidRPr="00531B07" w:rsidR="00933044">
              <w:rPr>
                <w:rFonts w:ascii="Segoe UI Symbol" w:hAnsi="Segoe UI Symbol" w:eastAsia="Segoe UI Symbol" w:cs="Segoe UI Symbol"/>
                <w:bCs w:val="0"/>
                <w:szCs w:val="20"/>
                <w:lang w:val="en-GB"/>
              </w:rPr>
              <w:t>☒</w:t>
            </w:r>
            <w:r w:rsidRPr="00531B07">
              <w:rPr>
                <w:rFonts w:eastAsia="Arial"/>
                <w:bCs w:val="0"/>
                <w:szCs w:val="20"/>
                <w:lang w:val="en-GB"/>
              </w:rPr>
              <w:t xml:space="preserve">                   Reviewing </w:t>
            </w:r>
            <w:r w:rsidRPr="00531B07" w:rsidR="00DE7325">
              <w:rPr>
                <w:rFonts w:ascii="Segoe UI Symbol" w:hAnsi="Segoe UI Symbol" w:eastAsia="Arial" w:cs="Segoe UI Symbol"/>
                <w:bCs w:val="0"/>
                <w:szCs w:val="20"/>
                <w:lang w:val="en-GB"/>
              </w:rPr>
              <w:t>☐</w:t>
            </w:r>
            <w:r w:rsidRPr="00531B07">
              <w:rPr>
                <w:rFonts w:eastAsia="Segoe UI Symbol"/>
                <w:bCs w:val="0"/>
                <w:szCs w:val="20"/>
                <w:lang w:val="en-GB"/>
              </w:rPr>
              <w:t xml:space="preserve">            </w:t>
            </w:r>
            <w:r w:rsidRPr="00531B07">
              <w:rPr>
                <w:rFonts w:eastAsia="Arial"/>
                <w:bCs w:val="0"/>
                <w:szCs w:val="20"/>
                <w:lang w:val="en-GB"/>
              </w:rPr>
              <w:t xml:space="preserve">Approved </w:t>
            </w:r>
            <w:r w:rsidRPr="00531B07">
              <w:rPr>
                <w:rFonts w:ascii="Segoe UI Symbol" w:hAnsi="Segoe UI Symbol" w:eastAsia="Arial" w:cs="Segoe UI Symbol"/>
                <w:bCs w:val="0"/>
                <w:szCs w:val="20"/>
                <w:lang w:val="en-GB"/>
              </w:rPr>
              <w:t>☐</w:t>
            </w:r>
            <w:r w:rsidRPr="00531B07">
              <w:rPr>
                <w:rFonts w:eastAsia="Arial"/>
                <w:bCs w:val="0"/>
                <w:szCs w:val="20"/>
                <w:lang w:val="en-GB"/>
              </w:rPr>
              <w:t xml:space="preserve"> </w:t>
            </w:r>
          </w:p>
        </w:tc>
      </w:tr>
    </w:tbl>
    <w:p w:rsidRPr="00531B07" w:rsidR="0018159D" w:rsidP="00CB17C7" w:rsidRDefault="557AA2B6" w14:paraId="2AC0C772" w14:textId="77777777">
      <w:pPr>
        <w:pStyle w:val="Heading2"/>
        <w:rPr>
          <w:rFonts w:eastAsia="Arial"/>
        </w:rPr>
      </w:pPr>
      <w:bookmarkStart w:name="_Toc204374913" w:id="4"/>
      <w:bookmarkStart w:name="_Toc221204249" w:id="5"/>
      <w:r w:rsidRPr="6B4AE23E">
        <w:rPr>
          <w:rFonts w:eastAsia="Arial"/>
        </w:rPr>
        <w:t>Revision History</w:t>
      </w:r>
      <w:bookmarkEnd w:id="4"/>
      <w:bookmarkEnd w:id="5"/>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1425"/>
        <w:gridCol w:w="1785"/>
        <w:gridCol w:w="1785"/>
        <w:gridCol w:w="3495"/>
      </w:tblGrid>
      <w:tr w:rsidRPr="00531B07" w:rsidR="0018159D" w:rsidTr="007E2095" w14:paraId="7D884195" w14:textId="77777777">
        <w:trPr>
          <w:trHeight w:val="300"/>
        </w:trPr>
        <w:tc>
          <w:tcPr>
            <w:tcW w:w="1425" w:type="dxa"/>
            <w:shd w:val="clear" w:color="auto" w:fill="C00000"/>
            <w:tcMar>
              <w:left w:w="105" w:type="dxa"/>
              <w:right w:w="105" w:type="dxa"/>
            </w:tcMar>
            <w:vAlign w:val="center"/>
          </w:tcPr>
          <w:p w:rsidRPr="00531B07" w:rsidR="0018159D" w:rsidP="00CD09BA" w:rsidRDefault="003634F6" w14:paraId="40B037C8" w14:textId="7621478A">
            <w:pPr>
              <w:pStyle w:val="TFGTableNumbers"/>
              <w:jc w:val="center"/>
              <w:rPr>
                <w:rFonts w:eastAsia="Arial"/>
                <w:b/>
                <w:color w:val="FFFFFF" w:themeColor="background1"/>
                <w:szCs w:val="20"/>
              </w:rPr>
            </w:pPr>
            <w:r w:rsidRPr="00531B07">
              <w:rPr>
                <w:rFonts w:eastAsia="Arial"/>
                <w:b/>
                <w:color w:val="FFFFFF" w:themeColor="background1"/>
                <w:szCs w:val="20"/>
                <w:lang w:val="en-GB"/>
              </w:rPr>
              <w:t>Version</w:t>
            </w:r>
          </w:p>
        </w:tc>
        <w:tc>
          <w:tcPr>
            <w:tcW w:w="1785" w:type="dxa"/>
            <w:shd w:val="clear" w:color="auto" w:fill="C00000"/>
            <w:tcMar>
              <w:left w:w="105" w:type="dxa"/>
              <w:right w:w="105" w:type="dxa"/>
            </w:tcMar>
            <w:vAlign w:val="center"/>
          </w:tcPr>
          <w:p w:rsidRPr="00531B07" w:rsidR="0018159D" w:rsidP="00CD09BA" w:rsidRDefault="0018159D" w14:paraId="4358C58E"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Revision Date</w:t>
            </w:r>
          </w:p>
        </w:tc>
        <w:tc>
          <w:tcPr>
            <w:tcW w:w="1785" w:type="dxa"/>
            <w:shd w:val="clear" w:color="auto" w:fill="C00000"/>
            <w:tcMar>
              <w:left w:w="105" w:type="dxa"/>
              <w:right w:w="105" w:type="dxa"/>
            </w:tcMar>
            <w:vAlign w:val="center"/>
          </w:tcPr>
          <w:p w:rsidRPr="00531B07" w:rsidR="0018159D" w:rsidP="00CD09BA" w:rsidRDefault="0018159D" w14:paraId="3F9FA084"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Revised By</w:t>
            </w:r>
          </w:p>
        </w:tc>
        <w:tc>
          <w:tcPr>
            <w:tcW w:w="3495" w:type="dxa"/>
            <w:shd w:val="clear" w:color="auto" w:fill="C00000"/>
            <w:tcMar>
              <w:left w:w="105" w:type="dxa"/>
              <w:right w:w="105" w:type="dxa"/>
            </w:tcMar>
            <w:vAlign w:val="center"/>
          </w:tcPr>
          <w:p w:rsidRPr="00531B07" w:rsidR="0018159D" w:rsidP="00CD09BA" w:rsidRDefault="0018159D" w14:paraId="69DDD02D"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Description of Revision</w:t>
            </w:r>
          </w:p>
        </w:tc>
      </w:tr>
      <w:tr w:rsidRPr="00531B07" w:rsidR="0018159D" w:rsidTr="008641DD" w14:paraId="6389BCD1" w14:textId="77777777">
        <w:trPr>
          <w:trHeight w:val="300"/>
        </w:trPr>
        <w:tc>
          <w:tcPr>
            <w:tcW w:w="1425" w:type="dxa"/>
            <w:tcMar>
              <w:left w:w="105" w:type="dxa"/>
              <w:right w:w="105" w:type="dxa"/>
            </w:tcMar>
          </w:tcPr>
          <w:p w:rsidRPr="00531B07" w:rsidR="0018159D" w:rsidRDefault="0018159D" w14:paraId="6F48FF44" w14:textId="77777777">
            <w:pPr>
              <w:pStyle w:val="TFGTableNumbers"/>
              <w:rPr>
                <w:rFonts w:eastAsia="Arial"/>
                <w:bCs w:val="0"/>
                <w:szCs w:val="20"/>
              </w:rPr>
            </w:pPr>
            <w:r w:rsidRPr="00531B07">
              <w:rPr>
                <w:rFonts w:eastAsia="Arial"/>
                <w:bCs w:val="0"/>
                <w:szCs w:val="20"/>
                <w:lang w:val="en-GB"/>
              </w:rPr>
              <w:t>1.0</w:t>
            </w:r>
          </w:p>
        </w:tc>
        <w:tc>
          <w:tcPr>
            <w:tcW w:w="1785" w:type="dxa"/>
            <w:tcMar>
              <w:left w:w="105" w:type="dxa"/>
              <w:right w:w="105" w:type="dxa"/>
            </w:tcMar>
          </w:tcPr>
          <w:p w:rsidRPr="00531B07" w:rsidR="0018159D" w:rsidRDefault="000748ED" w14:paraId="5E75C392" w14:textId="5C5C7925">
            <w:pPr>
              <w:spacing w:before="120" w:after="120"/>
              <w:rPr>
                <w:rFonts w:ascii="Arial" w:hAnsi="Arial" w:eastAsia="Arial" w:cs="Arial"/>
                <w:sz w:val="20"/>
                <w:szCs w:val="20"/>
              </w:rPr>
            </w:pPr>
            <w:r>
              <w:rPr>
                <w:rFonts w:ascii="Arial" w:hAnsi="Arial" w:eastAsia="Arial" w:cs="Arial"/>
                <w:sz w:val="20"/>
                <w:szCs w:val="20"/>
              </w:rPr>
              <w:t>17</w:t>
            </w:r>
            <w:r w:rsidRPr="00531B07" w:rsidR="00DE7325">
              <w:rPr>
                <w:rFonts w:ascii="Arial" w:hAnsi="Arial" w:eastAsia="Arial" w:cs="Arial"/>
                <w:sz w:val="20"/>
                <w:szCs w:val="20"/>
              </w:rPr>
              <w:t>-11-2025</w:t>
            </w:r>
          </w:p>
        </w:tc>
        <w:tc>
          <w:tcPr>
            <w:tcW w:w="1785" w:type="dxa"/>
            <w:tcMar>
              <w:left w:w="105" w:type="dxa"/>
              <w:right w:w="105" w:type="dxa"/>
            </w:tcMar>
          </w:tcPr>
          <w:p w:rsidRPr="00531B07" w:rsidR="0018159D" w:rsidRDefault="00AD681F" w14:paraId="66DC9938" w14:textId="52FA6EC5">
            <w:pPr>
              <w:spacing w:before="120" w:after="120"/>
              <w:rPr>
                <w:rFonts w:ascii="Arial" w:hAnsi="Arial" w:eastAsia="Arial" w:cs="Arial"/>
                <w:sz w:val="20"/>
                <w:szCs w:val="20"/>
              </w:rPr>
            </w:pPr>
            <w:r>
              <w:rPr>
                <w:rFonts w:ascii="Arial" w:hAnsi="Arial" w:eastAsia="Arial" w:cs="Arial"/>
                <w:sz w:val="20"/>
                <w:szCs w:val="20"/>
              </w:rPr>
              <w:t xml:space="preserve">Dhawal </w:t>
            </w:r>
            <w:proofErr w:type="spellStart"/>
            <w:r>
              <w:rPr>
                <w:rFonts w:ascii="Arial" w:hAnsi="Arial" w:eastAsia="Arial" w:cs="Arial"/>
                <w:sz w:val="20"/>
                <w:szCs w:val="20"/>
              </w:rPr>
              <w:t>Patodi</w:t>
            </w:r>
            <w:proofErr w:type="spellEnd"/>
          </w:p>
        </w:tc>
        <w:tc>
          <w:tcPr>
            <w:tcW w:w="3495" w:type="dxa"/>
            <w:tcMar>
              <w:left w:w="105" w:type="dxa"/>
              <w:right w:w="105" w:type="dxa"/>
            </w:tcMar>
          </w:tcPr>
          <w:p w:rsidRPr="00531B07" w:rsidR="0018159D" w:rsidRDefault="000E56CB" w14:paraId="37EEE9BD" w14:textId="319821D7">
            <w:pPr>
              <w:pStyle w:val="TFGTableNumbers"/>
              <w:rPr>
                <w:rFonts w:eastAsia="Arial"/>
                <w:bCs w:val="0"/>
                <w:szCs w:val="20"/>
              </w:rPr>
            </w:pPr>
            <w:r w:rsidRPr="00531B07">
              <w:rPr>
                <w:rFonts w:eastAsia="Arial"/>
                <w:bCs w:val="0"/>
                <w:szCs w:val="20"/>
                <w:lang w:val="en-GB"/>
              </w:rPr>
              <w:t>Initial draft version</w:t>
            </w:r>
          </w:p>
        </w:tc>
      </w:tr>
      <w:tr w:rsidRPr="00531B07" w:rsidR="0018159D" w:rsidTr="008641DD" w14:paraId="108CC655" w14:textId="77777777">
        <w:trPr>
          <w:trHeight w:val="300"/>
        </w:trPr>
        <w:tc>
          <w:tcPr>
            <w:tcW w:w="1425" w:type="dxa"/>
            <w:tcMar>
              <w:left w:w="105" w:type="dxa"/>
              <w:right w:w="105" w:type="dxa"/>
            </w:tcMar>
          </w:tcPr>
          <w:p w:rsidRPr="00531B07" w:rsidR="0018159D" w:rsidRDefault="00EE08B1" w14:paraId="361D90DE" w14:textId="0E0865AA">
            <w:pPr>
              <w:pStyle w:val="TFGTableNumbers"/>
              <w:rPr>
                <w:rFonts w:eastAsia="Arial"/>
                <w:bCs w:val="0"/>
                <w:szCs w:val="20"/>
              </w:rPr>
            </w:pPr>
            <w:r w:rsidRPr="00531B07">
              <w:rPr>
                <w:rFonts w:eastAsia="Arial"/>
                <w:bCs w:val="0"/>
                <w:szCs w:val="20"/>
                <w:lang w:val="en-GB"/>
              </w:rPr>
              <w:t>1.1</w:t>
            </w:r>
          </w:p>
        </w:tc>
        <w:tc>
          <w:tcPr>
            <w:tcW w:w="1785" w:type="dxa"/>
            <w:tcMar>
              <w:left w:w="105" w:type="dxa"/>
              <w:right w:w="105" w:type="dxa"/>
            </w:tcMar>
          </w:tcPr>
          <w:p w:rsidRPr="00531B07" w:rsidR="0018159D" w:rsidRDefault="00AD681F" w14:paraId="274B608D" w14:textId="34E19010">
            <w:pPr>
              <w:spacing w:before="120" w:after="120"/>
              <w:rPr>
                <w:rFonts w:ascii="Arial" w:hAnsi="Arial" w:eastAsia="Arial" w:cs="Arial"/>
                <w:sz w:val="20"/>
                <w:szCs w:val="20"/>
              </w:rPr>
            </w:pPr>
            <w:r>
              <w:rPr>
                <w:rFonts w:ascii="Arial" w:hAnsi="Arial" w:eastAsia="Arial" w:cs="Arial"/>
                <w:sz w:val="20"/>
                <w:szCs w:val="20"/>
              </w:rPr>
              <w:t>07-01-2026</w:t>
            </w:r>
          </w:p>
        </w:tc>
        <w:tc>
          <w:tcPr>
            <w:tcW w:w="1785" w:type="dxa"/>
            <w:tcMar>
              <w:left w:w="105" w:type="dxa"/>
              <w:right w:w="105" w:type="dxa"/>
            </w:tcMar>
          </w:tcPr>
          <w:p w:rsidRPr="00531B07" w:rsidR="0018159D" w:rsidRDefault="00AD681F" w14:paraId="11C3DB24" w14:textId="102361E8">
            <w:pPr>
              <w:spacing w:before="120" w:after="120"/>
              <w:rPr>
                <w:rFonts w:ascii="Arial" w:hAnsi="Arial" w:eastAsia="Arial" w:cs="Arial"/>
                <w:sz w:val="20"/>
                <w:szCs w:val="20"/>
              </w:rPr>
            </w:pPr>
            <w:r>
              <w:rPr>
                <w:rFonts w:ascii="Arial" w:hAnsi="Arial" w:eastAsia="Arial" w:cs="Arial"/>
                <w:sz w:val="20"/>
                <w:szCs w:val="20"/>
              </w:rPr>
              <w:t>Leroy Vieira</w:t>
            </w:r>
          </w:p>
        </w:tc>
        <w:tc>
          <w:tcPr>
            <w:tcW w:w="3495" w:type="dxa"/>
            <w:tcMar>
              <w:left w:w="105" w:type="dxa"/>
              <w:right w:w="105" w:type="dxa"/>
            </w:tcMar>
          </w:tcPr>
          <w:p w:rsidRPr="00531B07" w:rsidR="0018159D" w:rsidRDefault="0018159D" w14:paraId="21BAA65B" w14:textId="77777777">
            <w:pPr>
              <w:spacing w:before="120" w:after="120"/>
              <w:rPr>
                <w:rFonts w:ascii="Arial" w:hAnsi="Arial" w:eastAsia="Arial" w:cs="Arial"/>
                <w:sz w:val="20"/>
                <w:szCs w:val="20"/>
              </w:rPr>
            </w:pPr>
          </w:p>
        </w:tc>
      </w:tr>
      <w:tr w:rsidRPr="00531B07" w:rsidR="0018159D" w:rsidTr="008641DD" w14:paraId="22AAC2A5" w14:textId="77777777">
        <w:trPr>
          <w:trHeight w:val="300"/>
        </w:trPr>
        <w:tc>
          <w:tcPr>
            <w:tcW w:w="1425" w:type="dxa"/>
            <w:tcMar>
              <w:left w:w="105" w:type="dxa"/>
              <w:right w:w="105" w:type="dxa"/>
            </w:tcMar>
          </w:tcPr>
          <w:p w:rsidRPr="00531B07" w:rsidR="0018159D" w:rsidRDefault="00EE08B1" w14:paraId="03A1531F" w14:textId="3212159B">
            <w:pPr>
              <w:pStyle w:val="TFGTableNumbers"/>
              <w:rPr>
                <w:rFonts w:eastAsia="Arial"/>
                <w:bCs w:val="0"/>
                <w:szCs w:val="20"/>
              </w:rPr>
            </w:pPr>
            <w:r w:rsidRPr="00531B07">
              <w:rPr>
                <w:rFonts w:eastAsia="Arial"/>
                <w:bCs w:val="0"/>
                <w:szCs w:val="20"/>
                <w:lang w:val="en-GB"/>
              </w:rPr>
              <w:t>1.2</w:t>
            </w:r>
          </w:p>
        </w:tc>
        <w:tc>
          <w:tcPr>
            <w:tcW w:w="1785" w:type="dxa"/>
            <w:tcMar>
              <w:left w:w="105" w:type="dxa"/>
              <w:right w:w="105" w:type="dxa"/>
            </w:tcMar>
          </w:tcPr>
          <w:p w:rsidRPr="00531B07" w:rsidR="0018159D" w:rsidRDefault="0018159D" w14:paraId="5EFE6E21" w14:textId="77777777">
            <w:pPr>
              <w:spacing w:before="120" w:after="120"/>
              <w:rPr>
                <w:rFonts w:ascii="Arial" w:hAnsi="Arial" w:eastAsia="Arial" w:cs="Arial"/>
                <w:sz w:val="20"/>
                <w:szCs w:val="20"/>
              </w:rPr>
            </w:pPr>
          </w:p>
        </w:tc>
        <w:tc>
          <w:tcPr>
            <w:tcW w:w="1785" w:type="dxa"/>
            <w:tcMar>
              <w:left w:w="105" w:type="dxa"/>
              <w:right w:w="105" w:type="dxa"/>
            </w:tcMar>
          </w:tcPr>
          <w:p w:rsidRPr="00531B07" w:rsidR="0018159D" w:rsidRDefault="0018159D" w14:paraId="61D3C5B9" w14:textId="77777777">
            <w:pPr>
              <w:spacing w:before="120" w:after="120"/>
              <w:rPr>
                <w:rFonts w:ascii="Arial" w:hAnsi="Arial" w:eastAsia="Arial" w:cs="Arial"/>
                <w:sz w:val="20"/>
                <w:szCs w:val="20"/>
              </w:rPr>
            </w:pPr>
          </w:p>
        </w:tc>
        <w:tc>
          <w:tcPr>
            <w:tcW w:w="3495" w:type="dxa"/>
            <w:tcMar>
              <w:left w:w="105" w:type="dxa"/>
              <w:right w:w="105" w:type="dxa"/>
            </w:tcMar>
          </w:tcPr>
          <w:p w:rsidRPr="00531B07" w:rsidR="0018159D" w:rsidRDefault="0018159D" w14:paraId="14552CF7" w14:textId="77777777">
            <w:pPr>
              <w:spacing w:before="120" w:after="120"/>
              <w:rPr>
                <w:rFonts w:ascii="Arial" w:hAnsi="Arial" w:eastAsia="Arial" w:cs="Arial"/>
                <w:sz w:val="20"/>
                <w:szCs w:val="20"/>
              </w:rPr>
            </w:pPr>
          </w:p>
        </w:tc>
      </w:tr>
    </w:tbl>
    <w:p w:rsidRPr="00531B07" w:rsidR="00CA7724" w:rsidP="00CB17C7" w:rsidRDefault="38A81C45" w14:paraId="1F6460A6" w14:textId="3461C94C">
      <w:pPr>
        <w:pStyle w:val="Heading2"/>
        <w:rPr>
          <w:rFonts w:eastAsia="Arial"/>
        </w:rPr>
      </w:pPr>
      <w:bookmarkStart w:name="_Toc204374916" w:id="6"/>
      <w:bookmarkStart w:name="_Toc221204250" w:id="7"/>
      <w:r w:rsidRPr="6B4AE23E">
        <w:rPr>
          <w:rFonts w:eastAsia="Arial"/>
        </w:rPr>
        <w:t>Abbreviations</w:t>
      </w:r>
      <w:r w:rsidRPr="6B4AE23E" w:rsidR="4781B569">
        <w:rPr>
          <w:rFonts w:eastAsia="Arial"/>
        </w:rPr>
        <w:t xml:space="preserve"> used in the Document</w:t>
      </w:r>
      <w:bookmarkEnd w:id="6"/>
      <w:bookmarkEnd w:id="7"/>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2686"/>
        <w:gridCol w:w="4604"/>
      </w:tblGrid>
      <w:tr w:rsidRPr="00531B07" w:rsidR="00726291" w:rsidTr="007E2095" w14:paraId="59FEC9D0" w14:textId="77777777">
        <w:trPr>
          <w:trHeight w:val="300"/>
        </w:trPr>
        <w:tc>
          <w:tcPr>
            <w:tcW w:w="2686" w:type="dxa"/>
            <w:shd w:val="clear" w:color="auto" w:fill="C00000"/>
            <w:tcMar>
              <w:left w:w="105" w:type="dxa"/>
              <w:right w:w="105" w:type="dxa"/>
            </w:tcMar>
            <w:vAlign w:val="center"/>
          </w:tcPr>
          <w:p w:rsidRPr="00531B07" w:rsidR="00726291" w:rsidP="00CD09BA" w:rsidRDefault="00726291" w14:paraId="7ABBD318"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Abbreviations</w:t>
            </w:r>
          </w:p>
        </w:tc>
        <w:tc>
          <w:tcPr>
            <w:tcW w:w="4604" w:type="dxa"/>
            <w:shd w:val="clear" w:color="auto" w:fill="C00000"/>
            <w:tcMar>
              <w:left w:w="105" w:type="dxa"/>
              <w:right w:w="105" w:type="dxa"/>
            </w:tcMar>
            <w:vAlign w:val="center"/>
          </w:tcPr>
          <w:p w:rsidRPr="00531B07" w:rsidR="00726291" w:rsidP="00CD09BA" w:rsidRDefault="00726291" w14:paraId="129E325D"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Full Form</w:t>
            </w:r>
          </w:p>
        </w:tc>
      </w:tr>
      <w:tr w:rsidRPr="00531B07" w:rsidR="000D3792" w:rsidTr="008641DD" w14:paraId="49DED54A" w14:textId="77777777">
        <w:trPr>
          <w:trHeight w:val="300"/>
        </w:trPr>
        <w:tc>
          <w:tcPr>
            <w:tcW w:w="2686" w:type="dxa"/>
            <w:tcMar>
              <w:left w:w="105" w:type="dxa"/>
              <w:right w:w="105" w:type="dxa"/>
            </w:tcMar>
            <w:vAlign w:val="center"/>
          </w:tcPr>
          <w:p w:rsidRPr="00531B07" w:rsidR="000D3792" w:rsidP="000D3792" w:rsidRDefault="000D3792" w14:paraId="69A913DE" w14:textId="32E54CE6">
            <w:pPr>
              <w:pStyle w:val="TFGTableNumbers"/>
              <w:rPr>
                <w:rFonts w:eastAsia="Arial"/>
                <w:bCs w:val="0"/>
                <w:szCs w:val="20"/>
                <w:lang w:val="en-GB"/>
              </w:rPr>
            </w:pPr>
            <w:r w:rsidRPr="00531B07">
              <w:rPr>
                <w:rFonts w:eastAsia="Arial"/>
                <w:bCs w:val="0"/>
                <w:szCs w:val="20"/>
              </w:rPr>
              <w:t>CSP</w:t>
            </w:r>
          </w:p>
        </w:tc>
        <w:tc>
          <w:tcPr>
            <w:tcW w:w="4604" w:type="dxa"/>
            <w:tcMar>
              <w:left w:w="105" w:type="dxa"/>
              <w:right w:w="105" w:type="dxa"/>
            </w:tcMar>
            <w:vAlign w:val="center"/>
          </w:tcPr>
          <w:p w:rsidRPr="00531B07" w:rsidR="000D3792" w:rsidP="000D3792" w:rsidRDefault="000D3792" w14:paraId="166C0A96" w14:textId="78226F20">
            <w:pPr>
              <w:pStyle w:val="TFGTableNumbers"/>
              <w:rPr>
                <w:rFonts w:eastAsia="Arial"/>
                <w:bCs w:val="0"/>
                <w:szCs w:val="20"/>
                <w:lang w:val="en-ZA"/>
              </w:rPr>
            </w:pPr>
            <w:r w:rsidRPr="00531B07">
              <w:rPr>
                <w:rFonts w:eastAsia="Arial"/>
                <w:bCs w:val="0"/>
                <w:szCs w:val="20"/>
                <w:lang w:val="en-ZA"/>
              </w:rPr>
              <w:t>Coupa Supplier Portal</w:t>
            </w:r>
          </w:p>
        </w:tc>
      </w:tr>
      <w:tr w:rsidRPr="00531B07" w:rsidR="000D3792" w:rsidTr="008641DD" w14:paraId="74B26C5A" w14:textId="77777777">
        <w:trPr>
          <w:trHeight w:val="300"/>
        </w:trPr>
        <w:tc>
          <w:tcPr>
            <w:tcW w:w="2686" w:type="dxa"/>
            <w:tcMar>
              <w:left w:w="105" w:type="dxa"/>
              <w:right w:w="105" w:type="dxa"/>
            </w:tcMar>
            <w:vAlign w:val="center"/>
          </w:tcPr>
          <w:p w:rsidRPr="00531B07" w:rsidR="000D3792" w:rsidP="000D3792" w:rsidRDefault="00F54ED6" w14:paraId="3E70AF52" w14:textId="48FB192A">
            <w:pPr>
              <w:pStyle w:val="TFGTableNumbers"/>
              <w:rPr>
                <w:rFonts w:eastAsia="Arial"/>
                <w:bCs w:val="0"/>
                <w:szCs w:val="20"/>
              </w:rPr>
            </w:pPr>
            <w:r>
              <w:rPr>
                <w:rFonts w:eastAsia="Arial"/>
                <w:bCs w:val="0"/>
                <w:szCs w:val="20"/>
              </w:rPr>
              <w:t>LOA</w:t>
            </w:r>
          </w:p>
        </w:tc>
        <w:tc>
          <w:tcPr>
            <w:tcW w:w="4604" w:type="dxa"/>
            <w:tcMar>
              <w:left w:w="105" w:type="dxa"/>
              <w:right w:w="105" w:type="dxa"/>
            </w:tcMar>
            <w:vAlign w:val="center"/>
          </w:tcPr>
          <w:p w:rsidRPr="00531B07" w:rsidR="000D3792" w:rsidP="000D3792" w:rsidRDefault="00F54ED6" w14:paraId="0402A64C" w14:textId="05F67883">
            <w:pPr>
              <w:pStyle w:val="TFGTableNumbers"/>
              <w:rPr>
                <w:rFonts w:eastAsia="Arial"/>
                <w:bCs w:val="0"/>
                <w:szCs w:val="20"/>
                <w:lang w:val="en-ZA"/>
              </w:rPr>
            </w:pPr>
            <w:r>
              <w:rPr>
                <w:rFonts w:eastAsia="Arial"/>
                <w:bCs w:val="0"/>
                <w:szCs w:val="20"/>
                <w:lang w:val="en-ZA"/>
              </w:rPr>
              <w:t>Limits</w:t>
            </w:r>
            <w:r w:rsidRPr="00531B07">
              <w:rPr>
                <w:rFonts w:eastAsia="Arial"/>
                <w:bCs w:val="0"/>
                <w:szCs w:val="20"/>
                <w:lang w:val="en-ZA"/>
              </w:rPr>
              <w:t xml:space="preserve"> </w:t>
            </w:r>
            <w:r w:rsidRPr="00531B07" w:rsidR="000D3792">
              <w:rPr>
                <w:rFonts w:eastAsia="Arial"/>
                <w:bCs w:val="0"/>
                <w:szCs w:val="20"/>
                <w:lang w:val="en-ZA"/>
              </w:rPr>
              <w:t>of Authority</w:t>
            </w:r>
          </w:p>
        </w:tc>
      </w:tr>
      <w:tr w:rsidRPr="00531B07" w:rsidR="000D3792" w:rsidTr="008641DD" w14:paraId="668FFCAE" w14:textId="77777777">
        <w:trPr>
          <w:trHeight w:val="300"/>
        </w:trPr>
        <w:tc>
          <w:tcPr>
            <w:tcW w:w="2686" w:type="dxa"/>
            <w:tcMar>
              <w:left w:w="105" w:type="dxa"/>
              <w:right w:w="105" w:type="dxa"/>
            </w:tcMar>
            <w:vAlign w:val="center"/>
          </w:tcPr>
          <w:p w:rsidRPr="00531B07" w:rsidR="000D3792" w:rsidP="000D3792" w:rsidRDefault="000D3792" w14:paraId="7EE9246B" w14:textId="05F16B21">
            <w:pPr>
              <w:pStyle w:val="TFGTableNumbers"/>
              <w:rPr>
                <w:rFonts w:eastAsia="Arial"/>
                <w:bCs w:val="0"/>
                <w:szCs w:val="20"/>
              </w:rPr>
            </w:pPr>
            <w:r w:rsidRPr="00531B07">
              <w:rPr>
                <w:rFonts w:eastAsia="Arial"/>
                <w:bCs w:val="0"/>
                <w:szCs w:val="20"/>
              </w:rPr>
              <w:t>OTP</w:t>
            </w:r>
          </w:p>
        </w:tc>
        <w:tc>
          <w:tcPr>
            <w:tcW w:w="4604" w:type="dxa"/>
            <w:tcMar>
              <w:left w:w="105" w:type="dxa"/>
              <w:right w:w="105" w:type="dxa"/>
            </w:tcMar>
            <w:vAlign w:val="center"/>
          </w:tcPr>
          <w:p w:rsidRPr="00531B07" w:rsidR="000D3792" w:rsidP="000D3792" w:rsidRDefault="000D3792" w14:paraId="51272A56" w14:textId="602327EF">
            <w:pPr>
              <w:pStyle w:val="TFGTableNumbers"/>
              <w:rPr>
                <w:rFonts w:eastAsia="Arial"/>
                <w:bCs w:val="0"/>
                <w:szCs w:val="20"/>
              </w:rPr>
            </w:pPr>
            <w:r w:rsidRPr="00531B07">
              <w:rPr>
                <w:rFonts w:eastAsia="Arial"/>
                <w:bCs w:val="0"/>
                <w:szCs w:val="20"/>
              </w:rPr>
              <w:t>One Time Password</w:t>
            </w:r>
          </w:p>
        </w:tc>
      </w:tr>
      <w:tr w:rsidRPr="00531B07" w:rsidR="000D3792" w:rsidTr="008641DD" w14:paraId="270A9886" w14:textId="77777777">
        <w:trPr>
          <w:trHeight w:val="300"/>
        </w:trPr>
        <w:tc>
          <w:tcPr>
            <w:tcW w:w="2686" w:type="dxa"/>
            <w:tcMar>
              <w:left w:w="105" w:type="dxa"/>
              <w:right w:w="105" w:type="dxa"/>
            </w:tcMar>
            <w:vAlign w:val="center"/>
          </w:tcPr>
          <w:p w:rsidRPr="00531B07" w:rsidR="000D3792" w:rsidP="000D3792" w:rsidRDefault="000D3792" w14:paraId="3CDD9E71" w14:textId="28423097">
            <w:pPr>
              <w:pStyle w:val="TFGTableNumbers"/>
              <w:rPr>
                <w:rFonts w:eastAsia="Arial"/>
                <w:bCs w:val="0"/>
                <w:szCs w:val="20"/>
              </w:rPr>
            </w:pPr>
            <w:r w:rsidRPr="00531B07">
              <w:rPr>
                <w:rFonts w:eastAsia="Arial"/>
                <w:bCs w:val="0"/>
                <w:szCs w:val="20"/>
              </w:rPr>
              <w:t>PR</w:t>
            </w:r>
          </w:p>
        </w:tc>
        <w:tc>
          <w:tcPr>
            <w:tcW w:w="4604" w:type="dxa"/>
            <w:tcMar>
              <w:left w:w="105" w:type="dxa"/>
              <w:right w:w="105" w:type="dxa"/>
            </w:tcMar>
            <w:vAlign w:val="center"/>
          </w:tcPr>
          <w:p w:rsidRPr="00531B07" w:rsidR="000D3792" w:rsidP="000D3792" w:rsidRDefault="000D3792" w14:paraId="1D1418DD" w14:textId="5657C589">
            <w:pPr>
              <w:pStyle w:val="TFGTableNumbers"/>
              <w:rPr>
                <w:rFonts w:eastAsia="Arial"/>
                <w:bCs w:val="0"/>
                <w:szCs w:val="20"/>
              </w:rPr>
            </w:pPr>
            <w:r w:rsidRPr="00531B07">
              <w:rPr>
                <w:rFonts w:eastAsia="Arial"/>
                <w:bCs w:val="0"/>
                <w:szCs w:val="20"/>
              </w:rPr>
              <w:t>Purchase Requisition</w:t>
            </w:r>
          </w:p>
        </w:tc>
      </w:tr>
      <w:tr w:rsidRPr="00531B07" w:rsidR="009C00C9" w:rsidTr="008641DD" w14:paraId="47C38533" w14:textId="77777777">
        <w:trPr>
          <w:trHeight w:val="300"/>
        </w:trPr>
        <w:tc>
          <w:tcPr>
            <w:tcW w:w="2686" w:type="dxa"/>
            <w:tcMar>
              <w:left w:w="105" w:type="dxa"/>
              <w:right w:w="105" w:type="dxa"/>
            </w:tcMar>
            <w:vAlign w:val="center"/>
          </w:tcPr>
          <w:p w:rsidRPr="00531B07" w:rsidR="009C00C9" w:rsidP="009C00C9" w:rsidRDefault="009C00C9" w14:paraId="0394B2E2" w14:textId="227C649A">
            <w:pPr>
              <w:pStyle w:val="TFGTableNumbers"/>
              <w:rPr>
                <w:rFonts w:eastAsia="Arial"/>
                <w:bCs w:val="0"/>
                <w:szCs w:val="20"/>
                <w:lang w:val="en-GB"/>
              </w:rPr>
            </w:pPr>
            <w:r w:rsidRPr="00531B07">
              <w:rPr>
                <w:rFonts w:eastAsia="Arial"/>
                <w:bCs w:val="0"/>
                <w:szCs w:val="20"/>
                <w:lang w:val="en-GB"/>
              </w:rPr>
              <w:t>RFI</w:t>
            </w:r>
          </w:p>
        </w:tc>
        <w:tc>
          <w:tcPr>
            <w:tcW w:w="4604" w:type="dxa"/>
            <w:tcMar>
              <w:left w:w="105" w:type="dxa"/>
              <w:right w:w="105" w:type="dxa"/>
            </w:tcMar>
            <w:vAlign w:val="center"/>
          </w:tcPr>
          <w:p w:rsidRPr="00531B07" w:rsidR="009C00C9" w:rsidP="009C00C9" w:rsidRDefault="009C00C9" w14:paraId="7A9F2E63" w14:textId="7578D061">
            <w:pPr>
              <w:pStyle w:val="TFGTableNumbers"/>
              <w:rPr>
                <w:rFonts w:eastAsia="Arial"/>
                <w:bCs w:val="0"/>
                <w:szCs w:val="20"/>
              </w:rPr>
            </w:pPr>
            <w:r w:rsidRPr="00531B07">
              <w:rPr>
                <w:rFonts w:eastAsia="Arial"/>
                <w:bCs w:val="0"/>
                <w:szCs w:val="20"/>
                <w:lang w:val="en-ZA"/>
              </w:rPr>
              <w:t>Request for Information</w:t>
            </w:r>
          </w:p>
        </w:tc>
      </w:tr>
      <w:tr w:rsidRPr="00531B07" w:rsidR="009C00C9" w:rsidTr="008641DD" w14:paraId="475D6A78" w14:textId="77777777">
        <w:trPr>
          <w:trHeight w:val="300"/>
        </w:trPr>
        <w:tc>
          <w:tcPr>
            <w:tcW w:w="2686" w:type="dxa"/>
            <w:tcMar>
              <w:left w:w="105" w:type="dxa"/>
              <w:right w:w="105" w:type="dxa"/>
            </w:tcMar>
            <w:vAlign w:val="center"/>
          </w:tcPr>
          <w:p w:rsidRPr="00531B07" w:rsidR="009C00C9" w:rsidP="009C00C9" w:rsidRDefault="009C00C9" w14:paraId="5A6905E7" w14:textId="32CE5E72">
            <w:pPr>
              <w:pStyle w:val="TFGTableNumbers"/>
              <w:rPr>
                <w:rFonts w:eastAsia="Arial"/>
                <w:bCs w:val="0"/>
                <w:szCs w:val="20"/>
                <w:lang w:val="en-GB"/>
              </w:rPr>
            </w:pPr>
            <w:r w:rsidRPr="00531B07">
              <w:rPr>
                <w:rFonts w:eastAsia="Arial"/>
                <w:bCs w:val="0"/>
                <w:szCs w:val="20"/>
                <w:lang w:val="en-GB"/>
              </w:rPr>
              <w:t>RFP</w:t>
            </w:r>
          </w:p>
        </w:tc>
        <w:tc>
          <w:tcPr>
            <w:tcW w:w="4604" w:type="dxa"/>
            <w:tcMar>
              <w:left w:w="105" w:type="dxa"/>
              <w:right w:w="105" w:type="dxa"/>
            </w:tcMar>
            <w:vAlign w:val="center"/>
          </w:tcPr>
          <w:p w:rsidRPr="00531B07" w:rsidR="009C00C9" w:rsidP="009C00C9" w:rsidRDefault="009C00C9" w14:paraId="0A1449BC" w14:textId="59E40F1B">
            <w:pPr>
              <w:pStyle w:val="TFGTableNumbers"/>
              <w:rPr>
                <w:rFonts w:eastAsia="Arial"/>
                <w:bCs w:val="0"/>
                <w:szCs w:val="20"/>
              </w:rPr>
            </w:pPr>
            <w:r w:rsidRPr="00531B07">
              <w:rPr>
                <w:rFonts w:eastAsia="Arial"/>
                <w:bCs w:val="0"/>
                <w:szCs w:val="20"/>
                <w:lang w:val="en-ZA"/>
              </w:rPr>
              <w:t>Request for Proposal</w:t>
            </w:r>
          </w:p>
        </w:tc>
      </w:tr>
      <w:tr w:rsidRPr="00531B07" w:rsidR="009C00C9" w:rsidTr="008641DD" w14:paraId="0E74FC5B" w14:textId="77777777">
        <w:trPr>
          <w:trHeight w:val="300"/>
        </w:trPr>
        <w:tc>
          <w:tcPr>
            <w:tcW w:w="2686" w:type="dxa"/>
            <w:tcMar>
              <w:left w:w="105" w:type="dxa"/>
              <w:right w:w="105" w:type="dxa"/>
            </w:tcMar>
            <w:vAlign w:val="center"/>
          </w:tcPr>
          <w:p w:rsidRPr="00531B07" w:rsidR="009C00C9" w:rsidP="009C00C9" w:rsidRDefault="009C00C9" w14:paraId="5C8A1608" w14:textId="6CA3886F">
            <w:pPr>
              <w:pStyle w:val="TFGTableNumbers"/>
              <w:rPr>
                <w:rFonts w:eastAsia="Arial"/>
                <w:bCs w:val="0"/>
                <w:szCs w:val="20"/>
              </w:rPr>
            </w:pPr>
            <w:r w:rsidRPr="00531B07">
              <w:rPr>
                <w:rFonts w:eastAsia="Arial"/>
                <w:bCs w:val="0"/>
                <w:szCs w:val="20"/>
                <w:lang w:val="en-GB"/>
              </w:rPr>
              <w:t>RFQ</w:t>
            </w:r>
          </w:p>
        </w:tc>
        <w:tc>
          <w:tcPr>
            <w:tcW w:w="4604" w:type="dxa"/>
            <w:tcMar>
              <w:left w:w="105" w:type="dxa"/>
              <w:right w:w="105" w:type="dxa"/>
            </w:tcMar>
            <w:vAlign w:val="center"/>
          </w:tcPr>
          <w:p w:rsidRPr="00531B07" w:rsidR="009C00C9" w:rsidP="009C00C9" w:rsidRDefault="009C00C9" w14:paraId="387C2A71" w14:textId="554E7C3A">
            <w:pPr>
              <w:pStyle w:val="TFGTableNumbers"/>
              <w:rPr>
                <w:rFonts w:eastAsia="Arial"/>
                <w:bCs w:val="0"/>
                <w:szCs w:val="20"/>
              </w:rPr>
            </w:pPr>
            <w:r w:rsidRPr="00531B07">
              <w:rPr>
                <w:rFonts w:eastAsia="Arial"/>
                <w:bCs w:val="0"/>
                <w:szCs w:val="20"/>
              </w:rPr>
              <w:t>R</w:t>
            </w:r>
            <w:r w:rsidRPr="00531B07">
              <w:rPr>
                <w:rFonts w:eastAsia="Arial"/>
                <w:szCs w:val="20"/>
              </w:rPr>
              <w:t>equest</w:t>
            </w:r>
            <w:r w:rsidRPr="00531B07">
              <w:rPr>
                <w:rFonts w:eastAsia="Arial"/>
                <w:bCs w:val="0"/>
                <w:szCs w:val="20"/>
                <w:lang w:val="en-ZA"/>
              </w:rPr>
              <w:t xml:space="preserve"> for Quotation</w:t>
            </w:r>
          </w:p>
        </w:tc>
      </w:tr>
      <w:tr w:rsidRPr="00531B07" w:rsidR="009C00C9" w:rsidTr="008641DD" w14:paraId="74352771" w14:textId="77777777">
        <w:trPr>
          <w:trHeight w:val="300"/>
        </w:trPr>
        <w:tc>
          <w:tcPr>
            <w:tcW w:w="2686" w:type="dxa"/>
            <w:tcMar>
              <w:left w:w="105" w:type="dxa"/>
              <w:right w:w="105" w:type="dxa"/>
            </w:tcMar>
            <w:vAlign w:val="center"/>
          </w:tcPr>
          <w:p w:rsidRPr="00531B07" w:rsidR="009C00C9" w:rsidP="009C00C9" w:rsidRDefault="009C00C9" w14:paraId="1CD04CB3" w14:textId="630CBC07">
            <w:pPr>
              <w:pStyle w:val="TFGTableNumbers"/>
              <w:rPr>
                <w:rFonts w:eastAsia="Arial"/>
                <w:bCs w:val="0"/>
                <w:szCs w:val="20"/>
              </w:rPr>
            </w:pPr>
            <w:r w:rsidRPr="00531B07">
              <w:rPr>
                <w:rFonts w:eastAsia="Arial"/>
                <w:bCs w:val="0"/>
                <w:szCs w:val="20"/>
              </w:rPr>
              <w:t>T&amp;C</w:t>
            </w:r>
          </w:p>
        </w:tc>
        <w:tc>
          <w:tcPr>
            <w:tcW w:w="4604" w:type="dxa"/>
            <w:tcMar>
              <w:left w:w="105" w:type="dxa"/>
              <w:right w:w="105" w:type="dxa"/>
            </w:tcMar>
            <w:vAlign w:val="center"/>
          </w:tcPr>
          <w:p w:rsidRPr="00531B07" w:rsidR="009C00C9" w:rsidP="009C00C9" w:rsidRDefault="009C00C9" w14:paraId="7E1B3109" w14:textId="3C3BCF39">
            <w:pPr>
              <w:pStyle w:val="TFGTableNumbers"/>
              <w:rPr>
                <w:rFonts w:eastAsia="Arial"/>
                <w:bCs w:val="0"/>
                <w:szCs w:val="20"/>
                <w:lang w:val="en-ZA"/>
              </w:rPr>
            </w:pPr>
            <w:r w:rsidRPr="00531B07">
              <w:rPr>
                <w:rFonts w:eastAsia="Arial"/>
                <w:bCs w:val="0"/>
                <w:szCs w:val="20"/>
                <w:lang w:val="en-ZA"/>
              </w:rPr>
              <w:t>Terms and Conditions</w:t>
            </w:r>
          </w:p>
        </w:tc>
      </w:tr>
    </w:tbl>
    <w:p w:rsidRPr="00FE0257" w:rsidR="00631078" w:rsidP="00AD681F" w:rsidRDefault="0725E00B" w14:paraId="42926E83" w14:textId="5CE02187">
      <w:pPr>
        <w:pStyle w:val="Heading1"/>
        <w:framePr w:wrap="notBeside"/>
      </w:pPr>
      <w:bookmarkStart w:name="_Toc221204251" w:id="8"/>
      <w:r>
        <w:lastRenderedPageBreak/>
        <w:t>Sourcing Process Overview</w:t>
      </w:r>
      <w:bookmarkEnd w:id="8"/>
    </w:p>
    <w:p w:rsidRPr="00531B07" w:rsidR="00631078" w:rsidP="628FF057" w:rsidRDefault="65C9D38A" w14:paraId="6825FA8B" w14:textId="77777777">
      <w:pPr>
        <w:jc w:val="both"/>
        <w:rPr>
          <w:rFonts w:ascii="Arial" w:hAnsi="Arial" w:cs="Arial"/>
          <w:b/>
          <w:bCs/>
          <w:sz w:val="20"/>
          <w:szCs w:val="20"/>
        </w:rPr>
      </w:pPr>
      <w:r w:rsidRPr="628FF057">
        <w:rPr>
          <w:rFonts w:ascii="Arial" w:hAnsi="Arial" w:cs="Arial"/>
          <w:sz w:val="20"/>
          <w:szCs w:val="20"/>
        </w:rPr>
        <w:t>Coupa Sourcing is a powerful, cloud-based solution designed to streamline, automate, and optimize the end-to-end sourcing process. It enables organizations to manage sourcing events more efficiently, drive cost savings, improve supplier collaboration, and enhance overall transparency and compliance. The platform supports strategic sourcing initiatives by offering a structured and user-friendly interface for managing bids, evaluating suppliers, and awarding contracts.</w:t>
      </w:r>
    </w:p>
    <w:p w:rsidR="628FF057" w:rsidP="628FF057" w:rsidRDefault="628FF057" w14:paraId="1E17EA47" w14:textId="73778A6F">
      <w:pPr>
        <w:jc w:val="both"/>
        <w:rPr>
          <w:rFonts w:ascii="Arial" w:hAnsi="Arial" w:cs="Arial"/>
          <w:sz w:val="20"/>
          <w:szCs w:val="20"/>
        </w:rPr>
      </w:pPr>
    </w:p>
    <w:p w:rsidRPr="00531B07" w:rsidR="00FA0943" w:rsidP="006A0552" w:rsidRDefault="00631078" w14:paraId="2A0F747D" w14:textId="386FC5B1">
      <w:pPr>
        <w:jc w:val="both"/>
        <w:rPr>
          <w:rFonts w:ascii="Arial" w:hAnsi="Arial" w:cs="Arial"/>
          <w:sz w:val="20"/>
          <w:szCs w:val="20"/>
        </w:rPr>
      </w:pPr>
      <w:r w:rsidRPr="00531B07">
        <w:rPr>
          <w:rFonts w:ascii="Arial" w:hAnsi="Arial" w:cs="Arial"/>
          <w:sz w:val="20"/>
          <w:szCs w:val="20"/>
        </w:rPr>
        <w:t>Below are the key features and capabilities of Coupa Sourcing that contribute to a more effective procurement strategy</w:t>
      </w:r>
      <w:r w:rsidRPr="00531B07" w:rsidR="00FA0943">
        <w:rPr>
          <w:rFonts w:ascii="Arial" w:hAnsi="Arial" w:cs="Arial"/>
          <w:sz w:val="20"/>
          <w:szCs w:val="20"/>
        </w:rPr>
        <w:t>.</w:t>
      </w:r>
    </w:p>
    <w:p w:rsidRPr="00531B07" w:rsidR="00631078" w:rsidP="00CB17C7" w:rsidRDefault="538BA8B3" w14:paraId="25AB9678" w14:textId="32FFEAEC">
      <w:pPr>
        <w:pStyle w:val="Heading2"/>
      </w:pPr>
      <w:bookmarkStart w:name="_Toc221204252" w:id="9"/>
      <w:r>
        <w:t>Key Features</w:t>
      </w:r>
      <w:bookmarkEnd w:id="9"/>
    </w:p>
    <w:p w:rsidRPr="00531B07" w:rsidR="003B596A" w:rsidP="003B596A" w:rsidRDefault="00631078" w14:paraId="0CDC8A1E" w14:textId="77777777">
      <w:pPr>
        <w:rPr>
          <w:rFonts w:ascii="Arial" w:hAnsi="Arial" w:cs="Arial"/>
          <w:color w:val="000000" w:themeColor="text1"/>
          <w:sz w:val="20"/>
          <w:szCs w:val="18"/>
        </w:rPr>
      </w:pPr>
      <w:r w:rsidRPr="00531B07">
        <w:rPr>
          <w:rFonts w:ascii="Arial" w:hAnsi="Arial" w:cs="Arial"/>
          <w:b/>
          <w:bCs/>
          <w:color w:val="000000" w:themeColor="text1"/>
          <w:sz w:val="20"/>
          <w:szCs w:val="18"/>
        </w:rPr>
        <w:t>Event Management:</w:t>
      </w:r>
    </w:p>
    <w:p w:rsidRPr="00531B07" w:rsidR="00933044" w:rsidP="00933044" w:rsidRDefault="3227814E" w14:paraId="44393430" w14:textId="77777777">
      <w:pPr>
        <w:jc w:val="both"/>
        <w:rPr>
          <w:rFonts w:ascii="Arial" w:hAnsi="Arial" w:cs="Arial"/>
          <w:color w:val="000000" w:themeColor="text1"/>
          <w:sz w:val="20"/>
          <w:szCs w:val="20"/>
        </w:rPr>
      </w:pPr>
      <w:r w:rsidRPr="00531B07">
        <w:rPr>
          <w:rFonts w:ascii="Arial" w:hAnsi="Arial" w:cs="Arial"/>
          <w:color w:val="000000" w:themeColor="text1"/>
          <w:sz w:val="20"/>
          <w:szCs w:val="20"/>
        </w:rPr>
        <w:t>Coupa Sourcing enables the creation and efficient management of various sourcing events such as RFIs, RFQs, and RFPs. It offers customizable templates tailored to several types of sourcing activities, promoting consistency, and reducing setup time. Automated workflows and real-time notifications ensure that all stakeholders remain informed and engaged throughout the sourcing event lifecycle, improving overall coordination and</w:t>
      </w:r>
      <w:r w:rsidRPr="00531B07" w:rsidR="00933044">
        <w:rPr>
          <w:rFonts w:ascii="Arial" w:hAnsi="Arial" w:cs="Arial"/>
          <w:color w:val="000000" w:themeColor="text1"/>
          <w:sz w:val="20"/>
          <w:szCs w:val="20"/>
        </w:rPr>
        <w:t xml:space="preserve"> </w:t>
      </w:r>
      <w:r w:rsidRPr="00531B07">
        <w:rPr>
          <w:rFonts w:ascii="Arial" w:hAnsi="Arial" w:cs="Arial"/>
          <w:color w:val="000000" w:themeColor="text1"/>
          <w:sz w:val="20"/>
          <w:szCs w:val="20"/>
        </w:rPr>
        <w:t>accountability.</w:t>
      </w:r>
    </w:p>
    <w:p w:rsidRPr="00531B07" w:rsidR="00631078" w:rsidP="00933044" w:rsidRDefault="00631078" w14:paraId="42B82E6B" w14:textId="6193F472">
      <w:pPr>
        <w:jc w:val="both"/>
        <w:rPr>
          <w:rFonts w:ascii="Arial" w:hAnsi="Arial" w:cs="Arial"/>
          <w:color w:val="000000" w:themeColor="text1"/>
          <w:sz w:val="20"/>
          <w:szCs w:val="20"/>
        </w:rPr>
      </w:pPr>
    </w:p>
    <w:p w:rsidRPr="00531B07" w:rsidR="003B596A" w:rsidP="00C901A6" w:rsidRDefault="00631078" w14:paraId="108B5E85" w14:textId="77777777">
      <w:pPr>
        <w:jc w:val="both"/>
        <w:rPr>
          <w:rFonts w:ascii="Arial" w:hAnsi="Arial" w:cs="Arial"/>
          <w:color w:val="000000" w:themeColor="text1"/>
          <w:sz w:val="20"/>
          <w:szCs w:val="18"/>
        </w:rPr>
      </w:pPr>
      <w:r w:rsidRPr="00531B07">
        <w:rPr>
          <w:rFonts w:ascii="Arial" w:hAnsi="Arial" w:cs="Arial"/>
          <w:b/>
          <w:bCs/>
          <w:color w:val="000000" w:themeColor="text1"/>
          <w:sz w:val="20"/>
          <w:szCs w:val="18"/>
        </w:rPr>
        <w:t>Supplier Collaboration:</w:t>
      </w:r>
      <w:r w:rsidRPr="00531B07" w:rsidR="005D071D">
        <w:rPr>
          <w:rFonts w:ascii="Arial" w:hAnsi="Arial" w:cs="Arial"/>
          <w:color w:val="000000" w:themeColor="text1"/>
          <w:sz w:val="20"/>
          <w:szCs w:val="18"/>
        </w:rPr>
        <w:t xml:space="preserve"> </w:t>
      </w:r>
    </w:p>
    <w:p w:rsidRPr="00531B07" w:rsidR="00631078" w:rsidP="00B631DC" w:rsidRDefault="3227814E" w14:paraId="2ED99AE2" w14:textId="5448FBED">
      <w:pPr>
        <w:jc w:val="both"/>
        <w:rPr>
          <w:rFonts w:ascii="Arial" w:hAnsi="Arial" w:cs="Arial"/>
          <w:color w:val="000000" w:themeColor="text1"/>
          <w:sz w:val="20"/>
          <w:szCs w:val="20"/>
        </w:rPr>
      </w:pPr>
      <w:r w:rsidRPr="00531B07">
        <w:rPr>
          <w:rFonts w:ascii="Arial" w:hAnsi="Arial" w:cs="Arial"/>
          <w:color w:val="000000" w:themeColor="text1"/>
          <w:sz w:val="20"/>
          <w:szCs w:val="20"/>
        </w:rPr>
        <w:t>The platform provides robust tools for real-time communication and seamless collaboration with suppliers. A dedicated supplier self-service portal allows for easy submission of bids and responses, simplifying participation. Additionally, Coupa supports automated scoring and evaluation of supplier responses, enabling the sourcing team to identify the best value proposals based on pre-defined criteria.</w:t>
      </w:r>
      <w:r w:rsidRPr="00531B07" w:rsidR="00631078">
        <w:rPr>
          <w:rFonts w:ascii="Arial" w:hAnsi="Arial" w:cs="Arial"/>
        </w:rPr>
        <w:br/>
      </w:r>
    </w:p>
    <w:p w:rsidRPr="00531B07" w:rsidR="003B596A" w:rsidP="00B631DC" w:rsidRDefault="00631078" w14:paraId="7BF0E9AE" w14:textId="77777777">
      <w:pPr>
        <w:rPr>
          <w:rFonts w:ascii="Arial" w:hAnsi="Arial" w:cs="Arial"/>
          <w:color w:val="000000" w:themeColor="text1"/>
          <w:sz w:val="20"/>
          <w:szCs w:val="18"/>
        </w:rPr>
      </w:pPr>
      <w:r w:rsidRPr="00531B07">
        <w:rPr>
          <w:rFonts w:ascii="Arial" w:hAnsi="Arial" w:cs="Arial"/>
          <w:b/>
          <w:bCs/>
          <w:color w:val="000000" w:themeColor="text1"/>
          <w:sz w:val="20"/>
          <w:szCs w:val="18"/>
        </w:rPr>
        <w:t>Reporting:</w:t>
      </w:r>
    </w:p>
    <w:p w:rsidRPr="00AD681F" w:rsidR="00FA0943" w:rsidP="00D0312E" w:rsidRDefault="00631078" w14:paraId="440859C6" w14:textId="1EE42E7D">
      <w:pPr>
        <w:jc w:val="both"/>
        <w:rPr>
          <w:rFonts w:ascii="Arial" w:hAnsi="Arial" w:cs="Arial"/>
          <w:color w:val="000000" w:themeColor="text1"/>
          <w:sz w:val="20"/>
          <w:szCs w:val="18"/>
        </w:rPr>
      </w:pPr>
      <w:r w:rsidRPr="00531B07">
        <w:rPr>
          <w:rFonts w:ascii="Arial" w:hAnsi="Arial" w:cs="Arial"/>
          <w:color w:val="000000" w:themeColor="text1"/>
          <w:sz w:val="20"/>
          <w:szCs w:val="18"/>
        </w:rPr>
        <w:t>Advanced reporting capabilities offer actionable insights into sourcing events, supplier performance, and spend data. These analytics help organizations make informed decisions, monitor sourcing effectiveness, and continuously improve sourcing strategies.</w:t>
      </w:r>
    </w:p>
    <w:p w:rsidRPr="00531B07" w:rsidR="00FA0943" w:rsidP="00CB17C7" w:rsidRDefault="538BA8B3" w14:paraId="4341B8E3" w14:textId="0AC7E7EB">
      <w:pPr>
        <w:pStyle w:val="Heading2"/>
      </w:pPr>
      <w:bookmarkStart w:name="_Toc221204253" w:id="10"/>
      <w:r>
        <w:t>Roles</w:t>
      </w:r>
      <w:r w:rsidR="2151FFA5">
        <w:t xml:space="preserve"> and Responsibilities</w:t>
      </w:r>
      <w:bookmarkEnd w:id="10"/>
    </w:p>
    <w:p w:rsidRPr="00531B07" w:rsidR="00631078" w:rsidP="00631078" w:rsidRDefault="00631078" w14:paraId="61A736E7" w14:textId="7C2A13C9">
      <w:pPr>
        <w:rPr>
          <w:rFonts w:ascii="Arial" w:hAnsi="Arial" w:cs="Arial"/>
          <w:b/>
          <w:sz w:val="20"/>
          <w:szCs w:val="18"/>
          <w:lang w:val="en-GB"/>
        </w:rPr>
      </w:pPr>
      <w:r w:rsidRPr="00531B07">
        <w:rPr>
          <w:rFonts w:ascii="Arial" w:hAnsi="Arial" w:cs="Arial"/>
          <w:sz w:val="20"/>
          <w:szCs w:val="18"/>
          <w:lang w:val="en-GB"/>
        </w:rPr>
        <w:t>Below are details description of the steps carried out by responsible actors</w:t>
      </w:r>
      <w:r w:rsidRPr="00531B07" w:rsidR="00D0312E">
        <w:rPr>
          <w:rFonts w:ascii="Arial" w:hAnsi="Arial" w:cs="Arial"/>
          <w:sz w:val="20"/>
          <w:szCs w:val="18"/>
          <w:lang w:val="en-GB"/>
        </w:rPr>
        <w:t>:</w:t>
      </w:r>
      <w:r w:rsidRPr="00531B07" w:rsidR="00FA0943">
        <w:rPr>
          <w:rFonts w:ascii="Arial" w:hAnsi="Arial" w:cs="Arial"/>
          <w:sz w:val="20"/>
          <w:szCs w:val="18"/>
          <w:lang w:val="en-GB"/>
        </w:rPr>
        <w:br/>
      </w:r>
    </w:p>
    <w:tbl>
      <w:tblPr>
        <w:tblStyle w:val="TableGrid"/>
        <w:tblW w:w="4999" w:type="pct"/>
        <w:tblLook w:val="04A0" w:firstRow="1" w:lastRow="0" w:firstColumn="1" w:lastColumn="0" w:noHBand="0" w:noVBand="1"/>
      </w:tblPr>
      <w:tblGrid>
        <w:gridCol w:w="846"/>
        <w:gridCol w:w="3544"/>
        <w:gridCol w:w="5010"/>
      </w:tblGrid>
      <w:tr w:rsidRPr="00531B07" w:rsidR="00104AAF" w:rsidTr="3A0D1FA5" w14:paraId="6CD81E95" w14:textId="77777777">
        <w:trPr>
          <w:trHeight w:val="454"/>
        </w:trPr>
        <w:tc>
          <w:tcPr>
            <w:tcW w:w="450" w:type="pct"/>
            <w:shd w:val="clear" w:color="auto" w:fill="C00000"/>
            <w:tcMar/>
            <w:vAlign w:val="center"/>
          </w:tcPr>
          <w:p w:rsidRPr="00531B07" w:rsidR="00104AAF" w:rsidP="00CD09BA" w:rsidRDefault="00104AAF" w14:paraId="66F223D7" w14:textId="5AC55084">
            <w:pPr>
              <w:jc w:val="center"/>
              <w:rPr>
                <w:rFonts w:ascii="Arial" w:hAnsi="Arial" w:cs="Arial"/>
                <w:b/>
                <w:bCs/>
                <w:color w:val="FFFFFF" w:themeColor="background1"/>
                <w:sz w:val="20"/>
                <w:szCs w:val="20"/>
                <w:lang w:val="en-GB"/>
              </w:rPr>
            </w:pPr>
            <w:r w:rsidRPr="00531B07">
              <w:rPr>
                <w:rFonts w:ascii="Arial" w:hAnsi="Arial" w:cs="Arial"/>
                <w:b/>
                <w:bCs/>
                <w:color w:val="FFFFFF" w:themeColor="background1"/>
                <w:sz w:val="20"/>
                <w:szCs w:val="20"/>
                <w:lang w:val="en-GB"/>
              </w:rPr>
              <w:t>S. No.</w:t>
            </w:r>
          </w:p>
        </w:tc>
        <w:tc>
          <w:tcPr>
            <w:tcW w:w="1885" w:type="pct"/>
            <w:shd w:val="clear" w:color="auto" w:fill="C00000"/>
            <w:tcMar/>
            <w:vAlign w:val="center"/>
          </w:tcPr>
          <w:p w:rsidRPr="00531B07" w:rsidR="00104AAF" w:rsidP="00CD09BA" w:rsidRDefault="00104AAF" w14:paraId="3ACDD223" w14:textId="14062121">
            <w:pPr>
              <w:jc w:val="center"/>
              <w:rPr>
                <w:rFonts w:ascii="Arial" w:hAnsi="Arial" w:cs="Arial"/>
                <w:b/>
                <w:bCs/>
                <w:color w:val="FFFFFF" w:themeColor="background1"/>
                <w:sz w:val="20"/>
                <w:szCs w:val="20"/>
                <w:lang w:val="en-GB"/>
              </w:rPr>
            </w:pPr>
            <w:r w:rsidRPr="00531B07">
              <w:rPr>
                <w:rFonts w:ascii="Arial" w:hAnsi="Arial" w:cs="Arial"/>
                <w:b/>
                <w:bCs/>
                <w:color w:val="FFFFFF" w:themeColor="background1"/>
                <w:sz w:val="20"/>
                <w:szCs w:val="20"/>
                <w:lang w:val="en-GB"/>
              </w:rPr>
              <w:t>Roles</w:t>
            </w:r>
          </w:p>
        </w:tc>
        <w:tc>
          <w:tcPr>
            <w:tcW w:w="2665" w:type="pct"/>
            <w:shd w:val="clear" w:color="auto" w:fill="C00000"/>
            <w:tcMar/>
            <w:vAlign w:val="center"/>
          </w:tcPr>
          <w:p w:rsidRPr="00531B07" w:rsidR="00104AAF" w:rsidP="00CD09BA" w:rsidRDefault="00104AAF" w14:paraId="7255ECD5" w14:textId="296ACBFD">
            <w:pPr>
              <w:jc w:val="center"/>
              <w:rPr>
                <w:rFonts w:ascii="Arial" w:hAnsi="Arial" w:cs="Arial"/>
                <w:b/>
                <w:bCs/>
                <w:color w:val="FFFFFF" w:themeColor="background1"/>
                <w:sz w:val="20"/>
                <w:szCs w:val="20"/>
                <w:lang w:val="en-GB"/>
              </w:rPr>
            </w:pPr>
            <w:r w:rsidRPr="00531B07">
              <w:rPr>
                <w:rFonts w:ascii="Arial" w:hAnsi="Arial" w:cs="Arial"/>
                <w:b/>
                <w:bCs/>
                <w:color w:val="FFFFFF" w:themeColor="background1"/>
                <w:sz w:val="20"/>
                <w:szCs w:val="20"/>
                <w:lang w:val="en-GB"/>
              </w:rPr>
              <w:t>Activity</w:t>
            </w:r>
          </w:p>
        </w:tc>
      </w:tr>
      <w:tr w:rsidRPr="00531B07" w:rsidR="00104AAF" w:rsidTr="3A0D1FA5" w14:paraId="19A6A93C" w14:textId="77777777">
        <w:trPr>
          <w:trHeight w:val="454"/>
        </w:trPr>
        <w:tc>
          <w:tcPr>
            <w:tcW w:w="450" w:type="pct"/>
            <w:tcMar/>
            <w:vAlign w:val="center"/>
          </w:tcPr>
          <w:p w:rsidRPr="00ED54FE" w:rsidR="00104AAF" w:rsidP="00CD09BA" w:rsidRDefault="00104AAF" w14:paraId="3A1A2953" w14:textId="77777777">
            <w:pPr>
              <w:jc w:val="center"/>
              <w:rPr>
                <w:rFonts w:ascii="Arial" w:hAnsi="Arial" w:cs="Arial"/>
                <w:b/>
                <w:sz w:val="20"/>
                <w:szCs w:val="20"/>
                <w:lang w:val="en-GB"/>
              </w:rPr>
            </w:pPr>
            <w:r w:rsidRPr="00ED54FE">
              <w:rPr>
                <w:rFonts w:ascii="Arial" w:hAnsi="Arial" w:cs="Arial"/>
                <w:sz w:val="20"/>
                <w:szCs w:val="20"/>
                <w:lang w:val="en-GB"/>
              </w:rPr>
              <w:t>1</w:t>
            </w:r>
          </w:p>
        </w:tc>
        <w:tc>
          <w:tcPr>
            <w:tcW w:w="1885" w:type="pct"/>
            <w:tcMar/>
            <w:vAlign w:val="center"/>
          </w:tcPr>
          <w:p w:rsidRPr="00ED54FE" w:rsidR="00104AAF" w:rsidP="3A0D1FA5" w:rsidRDefault="00551E60" w14:paraId="6B0034C0" w14:textId="03178A4F">
            <w:pPr>
              <w:pStyle w:val="Normal"/>
              <w:rPr>
                <w:rFonts w:ascii="Arial" w:hAnsi="Arial" w:cs="Arial"/>
                <w:sz w:val="20"/>
                <w:szCs w:val="20"/>
                <w:lang w:val="en-GB"/>
              </w:rPr>
            </w:pPr>
            <w:r w:rsidRPr="3A0D1FA5" w:rsidR="00551E60">
              <w:rPr>
                <w:rFonts w:ascii="Arial" w:hAnsi="Arial" w:cs="Arial"/>
                <w:sz w:val="20"/>
                <w:szCs w:val="20"/>
                <w:lang w:val="en-GB"/>
              </w:rPr>
              <w:t>Procurement Admin (Buyer)</w:t>
            </w:r>
            <w:r w:rsidRPr="3A0D1FA5" w:rsidR="631D9311">
              <w:rPr>
                <w:rFonts w:ascii="Arial" w:hAnsi="Arial" w:cs="Arial"/>
                <w:sz w:val="20"/>
                <w:szCs w:val="20"/>
                <w:lang w:val="en-GB"/>
              </w:rPr>
              <w:t xml:space="preserve"> </w:t>
            </w:r>
            <w:ins w:author="Sandesh Jagtap" w:date="2026-02-10T08:51:19.968Z" w:id="269495649">
              <w:r w:rsidRPr="3A0D1FA5" w:rsidR="36C04C49">
                <w:rPr>
                  <w:rFonts w:ascii="Arial" w:hAnsi="Arial" w:cs="Arial"/>
                  <w:sz w:val="20"/>
                  <w:szCs w:val="20"/>
                  <w:lang w:val="en-GB"/>
                </w:rPr>
                <w:t>/ Sourcing Advisor</w:t>
              </w:r>
            </w:ins>
            <w:ins w:author="Nicholas Ramkumar" w:date="2026-02-10T10:29:54.912Z" w:id="1371918678">
              <w:r w:rsidRPr="3A0D1FA5" w:rsidR="7E048A92">
                <w:rPr>
                  <w:rFonts w:ascii="Arial" w:hAnsi="Arial" w:cs="Arial"/>
                  <w:sz w:val="20"/>
                  <w:szCs w:val="20"/>
                  <w:lang w:val="en-GB"/>
                </w:rPr>
                <w:t>/ Specialist</w:t>
              </w:r>
            </w:ins>
          </w:p>
        </w:tc>
        <w:tc>
          <w:tcPr>
            <w:tcW w:w="2665" w:type="pct"/>
            <w:tcMar/>
            <w:vAlign w:val="center"/>
          </w:tcPr>
          <w:p w:rsidRPr="005C76FD" w:rsidR="00E45A3E" w:rsidP="00E45A3E" w:rsidRDefault="00E45A3E" w14:paraId="5B54CA99" w14:textId="77777777">
            <w:pPr>
              <w:pStyle w:val="ListParagraph"/>
              <w:numPr>
                <w:ilvl w:val="0"/>
                <w:numId w:val="45"/>
              </w:numPr>
              <w:rPr>
                <w:rFonts w:cs="Arial"/>
                <w:b/>
                <w:bCs/>
                <w:szCs w:val="20"/>
                <w:lang w:val="en-GB"/>
              </w:rPr>
            </w:pPr>
            <w:r w:rsidRPr="00E45A3E">
              <w:rPr>
                <w:rFonts w:cs="Arial"/>
                <w:szCs w:val="20"/>
              </w:rPr>
              <w:t>Create and manage sourcing events</w:t>
            </w:r>
          </w:p>
          <w:p w:rsidRPr="005C76FD" w:rsidR="00E45A3E" w:rsidP="00E45A3E" w:rsidRDefault="00E45A3E" w14:paraId="2DAE447D" w14:textId="3541FA4B">
            <w:pPr>
              <w:pStyle w:val="ListParagraph"/>
              <w:numPr>
                <w:ilvl w:val="0"/>
                <w:numId w:val="45"/>
              </w:numPr>
              <w:rPr>
                <w:rFonts w:cs="Arial"/>
                <w:b/>
                <w:bCs/>
                <w:szCs w:val="20"/>
                <w:lang w:val="en-GB"/>
              </w:rPr>
            </w:pPr>
            <w:r w:rsidRPr="00E45A3E">
              <w:rPr>
                <w:rFonts w:cs="Arial"/>
                <w:szCs w:val="20"/>
              </w:rPr>
              <w:t>Convert a Purchase Requisition (PR) into a sourcing event</w:t>
            </w:r>
          </w:p>
          <w:p w:rsidRPr="005C76FD" w:rsidR="00E45A3E" w:rsidP="00E45A3E" w:rsidRDefault="00E45A3E" w14:paraId="66DA5748" w14:textId="77777777">
            <w:pPr>
              <w:pStyle w:val="ListParagraph"/>
              <w:numPr>
                <w:ilvl w:val="0"/>
                <w:numId w:val="45"/>
              </w:numPr>
              <w:rPr>
                <w:rFonts w:cs="Arial"/>
                <w:b/>
                <w:bCs/>
                <w:szCs w:val="20"/>
                <w:lang w:val="en-GB"/>
              </w:rPr>
            </w:pPr>
            <w:r w:rsidRPr="00E45A3E">
              <w:rPr>
                <w:rFonts w:cs="Arial"/>
                <w:szCs w:val="20"/>
              </w:rPr>
              <w:t>Assign and manage suppliers for the event</w:t>
            </w:r>
          </w:p>
          <w:p w:rsidRPr="005C76FD" w:rsidR="00E45A3E" w:rsidP="00E45A3E" w:rsidRDefault="00E45A3E" w14:paraId="64C4BC4C" w14:textId="77777777">
            <w:pPr>
              <w:pStyle w:val="ListParagraph"/>
              <w:numPr>
                <w:ilvl w:val="0"/>
                <w:numId w:val="45"/>
              </w:numPr>
              <w:rPr>
                <w:rFonts w:cs="Arial"/>
                <w:b/>
                <w:bCs/>
                <w:szCs w:val="20"/>
                <w:lang w:val="en-GB"/>
              </w:rPr>
            </w:pPr>
            <w:r w:rsidRPr="00E45A3E">
              <w:rPr>
                <w:rFonts w:cs="Arial"/>
                <w:szCs w:val="20"/>
              </w:rPr>
              <w:t>Review award approval workflows as per LOA</w:t>
            </w:r>
          </w:p>
          <w:p w:rsidRPr="005C76FD" w:rsidR="00E45A3E" w:rsidP="00E45A3E" w:rsidRDefault="00E45A3E" w14:paraId="3DC03CFB" w14:textId="77777777">
            <w:pPr>
              <w:pStyle w:val="ListParagraph"/>
              <w:numPr>
                <w:ilvl w:val="0"/>
                <w:numId w:val="45"/>
              </w:numPr>
              <w:rPr>
                <w:rFonts w:cs="Arial"/>
                <w:b/>
                <w:bCs/>
                <w:szCs w:val="20"/>
                <w:lang w:val="en-GB"/>
              </w:rPr>
            </w:pPr>
            <w:r w:rsidRPr="00E45A3E">
              <w:rPr>
                <w:rFonts w:cs="Arial"/>
                <w:szCs w:val="20"/>
              </w:rPr>
              <w:t>Onboard new suppliers</w:t>
            </w:r>
          </w:p>
          <w:p w:rsidRPr="005C76FD" w:rsidR="00E45A3E" w:rsidP="00E45A3E" w:rsidRDefault="00E45A3E" w14:paraId="0A0F0FB0" w14:textId="77777777">
            <w:pPr>
              <w:pStyle w:val="ListParagraph"/>
              <w:numPr>
                <w:ilvl w:val="0"/>
                <w:numId w:val="45"/>
              </w:numPr>
              <w:rPr>
                <w:rFonts w:cs="Arial"/>
                <w:b/>
                <w:bCs/>
                <w:szCs w:val="20"/>
                <w:lang w:val="en-GB"/>
              </w:rPr>
            </w:pPr>
            <w:r w:rsidRPr="00E45A3E">
              <w:rPr>
                <w:rFonts w:cs="Arial"/>
                <w:szCs w:val="20"/>
              </w:rPr>
              <w:t>Configure evaluation settings and assign evaluation teams</w:t>
            </w:r>
          </w:p>
          <w:p w:rsidRPr="00E45A3E" w:rsidR="002D61B7" w:rsidP="005C76FD" w:rsidRDefault="00E45A3E" w14:paraId="18B01DE9" w14:textId="5211A5B6">
            <w:pPr>
              <w:pStyle w:val="ListParagraph"/>
              <w:numPr>
                <w:ilvl w:val="0"/>
                <w:numId w:val="45"/>
              </w:numPr>
              <w:rPr>
                <w:rFonts w:cs="Arial"/>
                <w:b/>
                <w:bCs/>
                <w:szCs w:val="20"/>
                <w:lang w:val="en-GB"/>
              </w:rPr>
            </w:pPr>
            <w:r w:rsidRPr="00E45A3E">
              <w:rPr>
                <w:rFonts w:cs="Arial"/>
                <w:szCs w:val="20"/>
              </w:rPr>
              <w:t>Convert the awarded sourcing event back into a PR</w:t>
            </w:r>
          </w:p>
        </w:tc>
      </w:tr>
      <w:tr w:rsidRPr="00531B07" w:rsidR="00104AAF" w:rsidTr="3A0D1FA5" w14:paraId="6EB0DBFB" w14:textId="77777777">
        <w:trPr>
          <w:trHeight w:val="454"/>
        </w:trPr>
        <w:tc>
          <w:tcPr>
            <w:tcW w:w="450" w:type="pct"/>
            <w:tcMar/>
            <w:vAlign w:val="center"/>
          </w:tcPr>
          <w:p w:rsidRPr="00ED54FE" w:rsidR="00104AAF" w:rsidP="00CD09BA" w:rsidRDefault="00104AAF" w14:paraId="29B72855" w14:textId="77777777">
            <w:pPr>
              <w:jc w:val="center"/>
              <w:rPr>
                <w:rFonts w:ascii="Arial" w:hAnsi="Arial" w:cs="Arial"/>
                <w:b/>
                <w:sz w:val="20"/>
                <w:szCs w:val="20"/>
                <w:lang w:val="en-GB"/>
              </w:rPr>
            </w:pPr>
            <w:r w:rsidRPr="00ED54FE">
              <w:rPr>
                <w:rFonts w:ascii="Arial" w:hAnsi="Arial" w:cs="Arial"/>
                <w:sz w:val="20"/>
                <w:szCs w:val="20"/>
                <w:lang w:val="en-GB"/>
              </w:rPr>
              <w:lastRenderedPageBreak/>
              <w:t>2</w:t>
            </w:r>
          </w:p>
        </w:tc>
        <w:tc>
          <w:tcPr>
            <w:tcW w:w="1885" w:type="pct"/>
            <w:tcMar/>
            <w:vAlign w:val="center"/>
          </w:tcPr>
          <w:p w:rsidRPr="00ED54FE" w:rsidR="00104AAF" w:rsidP="00CD09BA" w:rsidRDefault="00104AAF" w14:paraId="2111F3DC" w14:textId="5E7C4986">
            <w:pPr>
              <w:rPr>
                <w:rFonts w:ascii="Arial" w:hAnsi="Arial" w:cs="Arial"/>
                <w:sz w:val="20"/>
                <w:szCs w:val="20"/>
                <w:lang w:val="en-GB"/>
              </w:rPr>
            </w:pPr>
            <w:r w:rsidRPr="00ED54FE">
              <w:rPr>
                <w:rFonts w:ascii="Arial" w:hAnsi="Arial" w:cs="Arial"/>
                <w:sz w:val="20"/>
                <w:szCs w:val="20"/>
                <w:lang w:val="en-GB"/>
              </w:rPr>
              <w:t>Supplier (External)</w:t>
            </w:r>
          </w:p>
        </w:tc>
        <w:tc>
          <w:tcPr>
            <w:tcW w:w="2665" w:type="pct"/>
            <w:tcMar/>
            <w:vAlign w:val="center"/>
          </w:tcPr>
          <w:p w:rsidRPr="00E45A3E" w:rsidR="00104AAF" w:rsidP="005C76FD" w:rsidRDefault="00E45A3E" w14:paraId="72930DEE" w14:textId="75316AC5">
            <w:pPr>
              <w:pStyle w:val="ListParagraph"/>
              <w:numPr>
                <w:ilvl w:val="0"/>
                <w:numId w:val="46"/>
              </w:numPr>
              <w:rPr>
                <w:rFonts w:cs="Arial"/>
                <w:b/>
                <w:bCs/>
                <w:szCs w:val="20"/>
                <w:lang w:val="en-GB"/>
              </w:rPr>
            </w:pPr>
            <w:r w:rsidRPr="00E45A3E">
              <w:rPr>
                <w:rFonts w:eastAsia="Arial" w:cs="Arial"/>
                <w:szCs w:val="20"/>
              </w:rPr>
              <w:t>Submit responses to sourcing events via the Coupa email link or through the Coupa Supplier Portal (CSP)</w:t>
            </w:r>
            <w:r w:rsidRPr="00E45A3E" w:rsidR="4F04D154">
              <w:rPr>
                <w:rFonts w:eastAsia="Arial" w:cs="Arial"/>
                <w:szCs w:val="20"/>
                <w:lang w:val="en-GB"/>
              </w:rPr>
              <w:t xml:space="preserve"> </w:t>
            </w:r>
          </w:p>
        </w:tc>
      </w:tr>
      <w:tr w:rsidRPr="00531B07" w:rsidR="00104AAF" w:rsidTr="3A0D1FA5" w14:paraId="3264E823" w14:textId="77777777">
        <w:trPr>
          <w:trHeight w:val="454"/>
        </w:trPr>
        <w:tc>
          <w:tcPr>
            <w:tcW w:w="450" w:type="pct"/>
            <w:tcMar/>
            <w:vAlign w:val="center"/>
          </w:tcPr>
          <w:p w:rsidRPr="00ED54FE" w:rsidR="00104AAF" w:rsidP="00CD09BA" w:rsidRDefault="00104AAF" w14:paraId="11F42785" w14:textId="77777777">
            <w:pPr>
              <w:jc w:val="center"/>
              <w:rPr>
                <w:rFonts w:ascii="Arial" w:hAnsi="Arial" w:cs="Arial"/>
                <w:b/>
                <w:sz w:val="20"/>
                <w:szCs w:val="20"/>
                <w:lang w:val="en-GB"/>
              </w:rPr>
            </w:pPr>
            <w:r w:rsidRPr="00ED54FE">
              <w:rPr>
                <w:rFonts w:ascii="Arial" w:hAnsi="Arial" w:cs="Arial"/>
                <w:sz w:val="20"/>
                <w:szCs w:val="20"/>
                <w:lang w:val="en-GB"/>
              </w:rPr>
              <w:t>3</w:t>
            </w:r>
          </w:p>
        </w:tc>
        <w:tc>
          <w:tcPr>
            <w:tcW w:w="1885" w:type="pct"/>
            <w:tcMar/>
            <w:vAlign w:val="center"/>
          </w:tcPr>
          <w:p w:rsidRPr="00ED54FE" w:rsidR="00104AAF" w:rsidP="00CD09BA" w:rsidRDefault="00104AAF" w14:paraId="48ECE0B3" w14:textId="611D7C35">
            <w:pPr>
              <w:rPr>
                <w:rFonts w:ascii="Arial" w:hAnsi="Arial" w:cs="Arial"/>
                <w:sz w:val="20"/>
                <w:szCs w:val="20"/>
                <w:lang w:val="en-GB"/>
              </w:rPr>
            </w:pPr>
            <w:r w:rsidRPr="00ED54FE">
              <w:rPr>
                <w:rFonts w:ascii="Arial" w:hAnsi="Arial" w:cs="Arial"/>
                <w:sz w:val="20"/>
                <w:szCs w:val="20"/>
                <w:lang w:val="en-GB"/>
              </w:rPr>
              <w:t>Business Evaluators</w:t>
            </w:r>
          </w:p>
        </w:tc>
        <w:tc>
          <w:tcPr>
            <w:tcW w:w="2665" w:type="pct"/>
            <w:tcMar/>
            <w:vAlign w:val="center"/>
          </w:tcPr>
          <w:p w:rsidRPr="005C76FD" w:rsidR="00104AAF" w:rsidP="005C76FD" w:rsidRDefault="002D61B7" w14:paraId="5E9CCC31" w14:textId="3204E3EC">
            <w:pPr>
              <w:pStyle w:val="ListParagraph"/>
              <w:numPr>
                <w:ilvl w:val="0"/>
                <w:numId w:val="43"/>
              </w:numPr>
              <w:rPr>
                <w:rFonts w:cs="Arial"/>
                <w:b/>
                <w:bCs/>
                <w:szCs w:val="20"/>
                <w:lang w:val="en-GB"/>
              </w:rPr>
            </w:pPr>
            <w:r w:rsidRPr="00E45A3E">
              <w:rPr>
                <w:rFonts w:cs="Arial"/>
                <w:szCs w:val="20"/>
                <w:lang w:val="en-GB"/>
              </w:rPr>
              <w:t>Business can evaluate the supplier responses via Coupa</w:t>
            </w:r>
          </w:p>
        </w:tc>
      </w:tr>
      <w:tr w:rsidRPr="00531B07" w:rsidR="00104AAF" w:rsidTr="3A0D1FA5" w14:paraId="64457B19" w14:textId="77777777">
        <w:trPr>
          <w:trHeight w:val="454"/>
        </w:trPr>
        <w:tc>
          <w:tcPr>
            <w:tcW w:w="450" w:type="pct"/>
            <w:tcMar/>
            <w:vAlign w:val="center"/>
          </w:tcPr>
          <w:p w:rsidRPr="00ED54FE" w:rsidR="00104AAF" w:rsidP="02AD9B66" w:rsidRDefault="002D61B7" w14:paraId="62C4433A" w14:textId="77DFB4C3">
            <w:pPr>
              <w:jc w:val="center"/>
              <w:rPr>
                <w:rFonts w:ascii="Arial" w:hAnsi="Arial" w:cs="Arial"/>
                <w:b/>
                <w:bCs/>
                <w:sz w:val="20"/>
                <w:szCs w:val="20"/>
                <w:lang w:val="en-GB"/>
              </w:rPr>
            </w:pPr>
            <w:r>
              <w:rPr>
                <w:rFonts w:ascii="Arial" w:hAnsi="Arial" w:cs="Arial"/>
                <w:sz w:val="20"/>
                <w:szCs w:val="20"/>
                <w:lang w:val="en-GB"/>
              </w:rPr>
              <w:t>4</w:t>
            </w:r>
          </w:p>
        </w:tc>
        <w:tc>
          <w:tcPr>
            <w:tcW w:w="1885" w:type="pct"/>
            <w:tcMar/>
            <w:vAlign w:val="center"/>
          </w:tcPr>
          <w:p w:rsidRPr="00ED54FE" w:rsidR="00104AAF" w:rsidP="00CD09BA" w:rsidRDefault="00104AAF" w14:paraId="03942620" w14:textId="48E49B14">
            <w:pPr>
              <w:rPr>
                <w:rFonts w:ascii="Arial" w:hAnsi="Arial" w:cs="Arial"/>
                <w:sz w:val="20"/>
                <w:szCs w:val="20"/>
                <w:lang w:val="en-GB"/>
              </w:rPr>
            </w:pPr>
            <w:r w:rsidRPr="00ED54FE">
              <w:rPr>
                <w:rFonts w:ascii="Arial" w:hAnsi="Arial" w:cs="Arial"/>
                <w:bCs/>
                <w:sz w:val="20"/>
                <w:szCs w:val="20"/>
                <w:lang w:val="en-GB"/>
              </w:rPr>
              <w:t xml:space="preserve">Procurement Manager + Sourcing </w:t>
            </w:r>
            <w:r w:rsidR="002D61B7">
              <w:rPr>
                <w:rFonts w:ascii="Arial" w:hAnsi="Arial" w:cs="Arial"/>
                <w:bCs/>
                <w:sz w:val="20"/>
                <w:szCs w:val="20"/>
                <w:lang w:val="en-GB"/>
              </w:rPr>
              <w:t>L</w:t>
            </w:r>
            <w:r w:rsidRPr="00ED54FE">
              <w:rPr>
                <w:rFonts w:ascii="Arial" w:hAnsi="Arial" w:cs="Arial"/>
                <w:bCs/>
                <w:sz w:val="20"/>
                <w:szCs w:val="20"/>
                <w:lang w:val="en-GB"/>
              </w:rPr>
              <w:t>OA</w:t>
            </w:r>
          </w:p>
        </w:tc>
        <w:tc>
          <w:tcPr>
            <w:tcW w:w="2665" w:type="pct"/>
            <w:tcMar/>
            <w:vAlign w:val="center"/>
          </w:tcPr>
          <w:p w:rsidRPr="005C76FD" w:rsidR="00104AAF" w:rsidP="3A0D1FA5" w:rsidRDefault="00E45A3E" w14:paraId="1E53E941" w14:textId="6AB810BC">
            <w:pPr>
              <w:pStyle w:val="ListParagraph"/>
              <w:numPr>
                <w:ilvl w:val="0"/>
                <w:numId w:val="44"/>
              </w:numPr>
              <w:rPr>
                <w:rFonts w:cs="Arial"/>
                <w:lang w:val="en-GB"/>
              </w:rPr>
            </w:pPr>
            <w:r w:rsidRPr="3A0D1FA5" w:rsidR="00E45A3E">
              <w:rPr>
                <w:rFonts w:cs="Arial"/>
                <w:lang w:val="en-IN"/>
              </w:rPr>
              <w:t>Review and approve sourcing events and award decisions</w:t>
            </w:r>
            <w:r w:rsidRPr="3A0D1FA5" w:rsidR="002D61B7">
              <w:rPr>
                <w:rFonts w:cs="Arial"/>
                <w:lang w:val="en-GB"/>
              </w:rPr>
              <w:t>.</w:t>
            </w:r>
            <w:ins w:author="Nicholas Ramkumar" w:date="2026-02-10T10:38:59.24Z" w:id="1207342884">
              <w:r w:rsidRPr="3A0D1FA5" w:rsidR="2404FDAF">
                <w:rPr>
                  <w:rFonts w:cs="Arial"/>
                  <w:lang w:val="en-GB"/>
                </w:rPr>
                <w:t xml:space="preserve"> Non centre managed sourcing events to be approved by BU </w:t>
              </w:r>
              <w:r w:rsidRPr="3A0D1FA5" w:rsidR="2404FDAF">
                <w:rPr>
                  <w:rFonts w:cs="Arial"/>
                  <w:lang w:val="en-GB"/>
                </w:rPr>
                <w:t>P</w:t>
              </w:r>
            </w:ins>
            <w:ins w:author="Nicholas Ramkumar" w:date="2026-02-10T10:39:01.863Z" w:id="880176047">
              <w:r w:rsidRPr="3A0D1FA5" w:rsidR="2404FDAF">
                <w:rPr>
                  <w:rFonts w:cs="Arial"/>
                  <w:lang w:val="en-GB"/>
                </w:rPr>
                <w:t>r</w:t>
              </w:r>
            </w:ins>
            <w:ins w:author="Nicholas Ramkumar" w:date="2026-02-10T10:38:59.24Z" w:id="1067078441">
              <w:r w:rsidRPr="3A0D1FA5" w:rsidR="2404FDAF">
                <w:rPr>
                  <w:rFonts w:cs="Arial"/>
                  <w:lang w:val="en-GB"/>
                </w:rPr>
                <w:t>ocurement</w:t>
              </w:r>
              <w:r w:rsidRPr="3A0D1FA5" w:rsidR="2404FDAF">
                <w:rPr>
                  <w:rFonts w:cs="Arial"/>
                  <w:lang w:val="en-GB"/>
                </w:rPr>
                <w:t xml:space="preserve"> Head</w:t>
              </w:r>
            </w:ins>
          </w:p>
        </w:tc>
      </w:tr>
    </w:tbl>
    <w:p w:rsidRPr="00531B07" w:rsidR="00933044" w:rsidP="00933044" w:rsidRDefault="00933044" w14:paraId="3B08CF0F" w14:textId="0A864C72">
      <w:pPr>
        <w:rPr>
          <w:rFonts w:ascii="Arial" w:hAnsi="Arial" w:cs="Arial"/>
          <w:szCs w:val="20"/>
        </w:rPr>
      </w:pPr>
    </w:p>
    <w:p w:rsidR="00631078" w:rsidP="00933044" w:rsidRDefault="00631078" w14:paraId="4D2F2BAE" w14:textId="39DCA17B">
      <w:pPr>
        <w:rPr>
          <w:rFonts w:ascii="Arial" w:hAnsi="Arial" w:cs="Arial"/>
          <w:szCs w:val="20"/>
        </w:rPr>
      </w:pPr>
    </w:p>
    <w:p w:rsidR="00B41AD7" w:rsidP="00933044" w:rsidRDefault="00B41AD7" w14:paraId="4E1AAFA8" w14:textId="77777777">
      <w:pPr>
        <w:rPr>
          <w:rFonts w:ascii="Arial" w:hAnsi="Arial" w:cs="Arial"/>
          <w:szCs w:val="20"/>
        </w:rPr>
      </w:pPr>
    </w:p>
    <w:p w:rsidRPr="005C76FD" w:rsidR="00FE0257" w:rsidP="005C76FD" w:rsidRDefault="744472D2" w14:paraId="2B9279D2" w14:textId="187E24E3">
      <w:pPr>
        <w:pStyle w:val="Heading1"/>
        <w:framePr w:wrap="notBeside"/>
        <w:rPr>
          <w:lang w:val="en-US"/>
        </w:rPr>
      </w:pPr>
      <w:bookmarkStart w:name="_Toc221204254" w:id="11"/>
      <w:r w:rsidRPr="005C76FD">
        <w:lastRenderedPageBreak/>
        <w:t>Purpose</w:t>
      </w:r>
      <w:bookmarkEnd w:id="11"/>
    </w:p>
    <w:p w:rsidRPr="002A067B" w:rsidR="00B41AD7" w:rsidP="005C76FD" w:rsidRDefault="00B41AD7" w14:paraId="47B3138F" w14:textId="77777777">
      <w:pPr>
        <w:jc w:val="both"/>
        <w:rPr>
          <w:rFonts w:ascii="Arial" w:hAnsi="Arial" w:cs="Arial"/>
          <w:color w:val="000000" w:themeColor="text1"/>
          <w:sz w:val="20"/>
          <w:szCs w:val="20"/>
          <w:lang w:val="en-US"/>
        </w:rPr>
      </w:pPr>
      <w:r w:rsidRPr="005C76FD">
        <w:rPr>
          <w:rFonts w:ascii="Arial" w:hAnsi="Arial" w:cs="Arial"/>
          <w:color w:val="000000" w:themeColor="text1"/>
          <w:sz w:val="20"/>
          <w:szCs w:val="20"/>
          <w:lang w:val="en-US"/>
        </w:rPr>
        <w:t xml:space="preserve">The purpose of this document is to define the business requirements for implementing the </w:t>
      </w:r>
      <w:r w:rsidRPr="005C76FD">
        <w:rPr>
          <w:rFonts w:ascii="Arial" w:hAnsi="Arial" w:cs="Arial"/>
          <w:b/>
          <w:bCs/>
          <w:color w:val="000000" w:themeColor="text1"/>
          <w:sz w:val="20"/>
          <w:szCs w:val="20"/>
          <w:lang w:val="en-US"/>
        </w:rPr>
        <w:t>Sourcing Management module within Coupa S2P</w:t>
      </w:r>
      <w:r w:rsidRPr="005C76FD">
        <w:rPr>
          <w:rFonts w:ascii="Arial" w:hAnsi="Arial" w:cs="Arial"/>
          <w:color w:val="000000" w:themeColor="text1"/>
          <w:sz w:val="20"/>
          <w:szCs w:val="20"/>
          <w:lang w:val="en-US"/>
        </w:rPr>
        <w:t xml:space="preserve"> for AECI.</w:t>
      </w:r>
    </w:p>
    <w:p w:rsidRPr="005C76FD" w:rsidR="00B41AD7" w:rsidP="005C76FD" w:rsidRDefault="00B41AD7" w14:paraId="33F5C1AB" w14:textId="77777777">
      <w:pPr>
        <w:jc w:val="both"/>
        <w:rPr>
          <w:rFonts w:ascii="Arial" w:hAnsi="Arial" w:cs="Arial"/>
          <w:color w:val="000000" w:themeColor="text1"/>
          <w:sz w:val="20"/>
          <w:szCs w:val="20"/>
          <w:lang w:val="en-US"/>
        </w:rPr>
      </w:pPr>
    </w:p>
    <w:p w:rsidRPr="002A067B" w:rsidR="00B41AD7" w:rsidP="005C76FD" w:rsidRDefault="00B41AD7" w14:paraId="3C0221E7" w14:textId="77777777">
      <w:pPr>
        <w:jc w:val="both"/>
        <w:rPr>
          <w:rFonts w:ascii="Arial" w:hAnsi="Arial" w:cs="Arial"/>
          <w:color w:val="000000" w:themeColor="text1"/>
          <w:sz w:val="20"/>
          <w:szCs w:val="20"/>
          <w:lang w:val="en-US"/>
        </w:rPr>
      </w:pPr>
      <w:r w:rsidRPr="005C76FD">
        <w:rPr>
          <w:rFonts w:ascii="Arial" w:hAnsi="Arial" w:cs="Arial"/>
          <w:color w:val="000000" w:themeColor="text1"/>
          <w:sz w:val="20"/>
          <w:szCs w:val="20"/>
          <w:lang w:val="en-US"/>
        </w:rPr>
        <w:t xml:space="preserve">This BPD outlines the </w:t>
      </w:r>
      <w:r w:rsidRPr="005C76FD">
        <w:rPr>
          <w:rFonts w:ascii="Arial" w:hAnsi="Arial" w:cs="Arial"/>
          <w:b/>
          <w:bCs/>
          <w:color w:val="000000" w:themeColor="text1"/>
          <w:sz w:val="20"/>
          <w:szCs w:val="20"/>
          <w:lang w:val="en-US"/>
        </w:rPr>
        <w:t>future-state sourcing processes</w:t>
      </w:r>
      <w:r w:rsidRPr="005C76FD">
        <w:rPr>
          <w:rFonts w:ascii="Arial" w:hAnsi="Arial" w:cs="Arial"/>
          <w:color w:val="000000" w:themeColor="text1"/>
          <w:sz w:val="20"/>
          <w:szCs w:val="20"/>
          <w:lang w:val="en-US"/>
        </w:rPr>
        <w:t>, system behaviors, roles, approvals, and configuration requirements required to support sourcing activities such as RFIs, RFQs, RFPs, and Auctions within Coupa.</w:t>
      </w:r>
    </w:p>
    <w:p w:rsidRPr="005C76FD" w:rsidR="00B41AD7" w:rsidP="005C76FD" w:rsidRDefault="00B41AD7" w14:paraId="6209B413" w14:textId="77777777">
      <w:pPr>
        <w:jc w:val="both"/>
        <w:rPr>
          <w:rFonts w:ascii="Arial" w:hAnsi="Arial" w:cs="Arial"/>
          <w:color w:val="000000" w:themeColor="text1"/>
          <w:sz w:val="20"/>
          <w:szCs w:val="20"/>
          <w:lang w:val="en-US"/>
        </w:rPr>
      </w:pPr>
    </w:p>
    <w:p w:rsidRPr="002A067B" w:rsidR="00B41AD7" w:rsidP="005C76FD" w:rsidRDefault="00B41AD7" w14:paraId="38DB634D" w14:textId="77777777">
      <w:pPr>
        <w:jc w:val="both"/>
        <w:rPr>
          <w:rFonts w:ascii="Arial" w:hAnsi="Arial" w:cs="Arial"/>
          <w:color w:val="000000" w:themeColor="text1"/>
          <w:sz w:val="20"/>
          <w:szCs w:val="20"/>
          <w:lang w:val="en-US"/>
        </w:rPr>
      </w:pPr>
      <w:r w:rsidRPr="005C76FD">
        <w:rPr>
          <w:rFonts w:ascii="Arial" w:hAnsi="Arial" w:cs="Arial"/>
          <w:color w:val="000000" w:themeColor="text1"/>
          <w:sz w:val="20"/>
          <w:szCs w:val="20"/>
          <w:lang w:val="en-US"/>
        </w:rPr>
        <w:t xml:space="preserve">The document serves as a </w:t>
      </w:r>
      <w:r w:rsidRPr="005C76FD">
        <w:rPr>
          <w:rFonts w:ascii="Arial" w:hAnsi="Arial" w:cs="Arial"/>
          <w:b/>
          <w:bCs/>
          <w:color w:val="000000" w:themeColor="text1"/>
          <w:sz w:val="20"/>
          <w:szCs w:val="20"/>
          <w:lang w:val="en-US"/>
        </w:rPr>
        <w:t>single reference point</w:t>
      </w:r>
      <w:r w:rsidRPr="005C76FD">
        <w:rPr>
          <w:rFonts w:ascii="Arial" w:hAnsi="Arial" w:cs="Arial"/>
          <w:color w:val="000000" w:themeColor="text1"/>
          <w:sz w:val="20"/>
          <w:szCs w:val="20"/>
          <w:lang w:val="en-US"/>
        </w:rPr>
        <w:t xml:space="preserve"> for business stakeholders, procurement teams, and implementation partners to ensure a shared understanding of how sourcing activities will be executed, governed, and controlled in Coupa. It also provides the basis for system configuration, testing, and user acceptance.</w:t>
      </w:r>
    </w:p>
    <w:p w:rsidR="00FE0257" w:rsidP="00FE0257" w:rsidRDefault="00FE0257" w14:paraId="2E77D86C" w14:textId="77777777">
      <w:pPr>
        <w:jc w:val="both"/>
        <w:rPr>
          <w:rFonts w:ascii="Arial" w:hAnsi="Arial" w:cs="Arial"/>
          <w:color w:val="000000" w:themeColor="text1"/>
          <w:szCs w:val="20"/>
          <w:lang w:val="en-US"/>
        </w:rPr>
      </w:pPr>
    </w:p>
    <w:p w:rsidR="00FE0257" w:rsidP="00FE0257" w:rsidRDefault="00FE0257" w14:paraId="03EF964B" w14:textId="77777777">
      <w:pPr>
        <w:jc w:val="both"/>
        <w:rPr>
          <w:rFonts w:ascii="Arial" w:hAnsi="Arial" w:cs="Arial"/>
          <w:color w:val="000000" w:themeColor="text1"/>
          <w:szCs w:val="20"/>
          <w:lang w:val="en-US"/>
        </w:rPr>
      </w:pPr>
    </w:p>
    <w:p w:rsidRPr="00FE0257" w:rsidR="00B41AD7" w:rsidP="005C76FD" w:rsidRDefault="744472D2" w14:paraId="723F752C" w14:textId="52C0D1EB">
      <w:pPr>
        <w:pStyle w:val="Heading1"/>
        <w:framePr w:wrap="notBeside"/>
      </w:pPr>
      <w:bookmarkStart w:name="_Toc221204255" w:id="12"/>
      <w:r>
        <w:lastRenderedPageBreak/>
        <w:t>S</w:t>
      </w:r>
      <w:r w:rsidR="239CC6D4">
        <w:t>cope</w:t>
      </w:r>
      <w:bookmarkEnd w:id="12"/>
    </w:p>
    <w:p w:rsidRPr="002A067B" w:rsidR="00B41AD7" w:rsidP="005C76FD" w:rsidRDefault="00B41AD7" w14:paraId="32B6AF98" w14:textId="06FF8AAC">
      <w:pPr>
        <w:spacing w:line="276" w:lineRule="auto"/>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This document covers sourcing activities performed in Coupa, including but not limited to:</w:t>
      </w:r>
    </w:p>
    <w:p w:rsidRPr="002A067B" w:rsidR="00B41AD7" w:rsidP="005C76FD" w:rsidRDefault="00B41AD7" w14:paraId="257B39FB" w14:textId="4EFE4607">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Strategic and operational sourcing processes</w:t>
      </w:r>
      <w:r w:rsidRPr="002A067B" w:rsidR="00AD681F">
        <w:rPr>
          <w:rFonts w:ascii="Arial" w:hAnsi="Arial" w:cs="Arial"/>
          <w:color w:val="000000" w:themeColor="text1"/>
          <w:sz w:val="20"/>
          <w:szCs w:val="20"/>
          <w:lang w:val="en-US"/>
        </w:rPr>
        <w:t>.</w:t>
      </w:r>
    </w:p>
    <w:p w:rsidRPr="002A067B" w:rsidR="00B41AD7" w:rsidP="005C76FD" w:rsidRDefault="00B41AD7" w14:paraId="036C0AE9" w14:textId="0BD15BA7">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Creation and management of sourcing events (RFI, RFQ, RFP)</w:t>
      </w:r>
      <w:r w:rsidRPr="002A067B" w:rsidR="00AD681F">
        <w:rPr>
          <w:rFonts w:ascii="Arial" w:hAnsi="Arial" w:cs="Arial"/>
          <w:color w:val="000000" w:themeColor="text1"/>
          <w:sz w:val="20"/>
          <w:szCs w:val="20"/>
          <w:lang w:val="en-US"/>
        </w:rPr>
        <w:t>.</w:t>
      </w:r>
    </w:p>
    <w:p w:rsidRPr="002A067B" w:rsidR="00B41AD7" w:rsidP="005C76FD" w:rsidRDefault="00B41AD7" w14:paraId="62EB2D03" w14:textId="79B5D8BA">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Auction-based sourcing (English</w:t>
      </w:r>
      <w:r w:rsidRPr="002A067B" w:rsidR="0056789F">
        <w:rPr>
          <w:rFonts w:ascii="Arial" w:hAnsi="Arial" w:cs="Arial"/>
          <w:color w:val="000000" w:themeColor="text1"/>
          <w:sz w:val="20"/>
          <w:szCs w:val="20"/>
          <w:lang w:val="en-US"/>
        </w:rPr>
        <w:t xml:space="preserve"> </w:t>
      </w:r>
      <w:r w:rsidRPr="002A067B">
        <w:rPr>
          <w:rFonts w:ascii="Arial" w:hAnsi="Arial" w:cs="Arial"/>
          <w:color w:val="000000" w:themeColor="text1"/>
          <w:sz w:val="20"/>
          <w:szCs w:val="20"/>
          <w:lang w:val="en-US"/>
        </w:rPr>
        <w:t>reverse auctions)</w:t>
      </w:r>
      <w:r w:rsidRPr="002A067B" w:rsidR="00AD681F">
        <w:rPr>
          <w:rFonts w:ascii="Arial" w:hAnsi="Arial" w:cs="Arial"/>
          <w:color w:val="000000" w:themeColor="text1"/>
          <w:sz w:val="20"/>
          <w:szCs w:val="20"/>
          <w:lang w:val="en-US"/>
        </w:rPr>
        <w:t>.</w:t>
      </w:r>
    </w:p>
    <w:p w:rsidRPr="002A067B" w:rsidR="00B41AD7" w:rsidP="005C76FD" w:rsidRDefault="00B41AD7" w14:paraId="732AB7E9" w14:textId="7ACEF0AD">
      <w:pPr>
        <w:numPr>
          <w:ilvl w:val="0"/>
          <w:numId w:val="34"/>
        </w:numPr>
        <w:spacing w:line="360" w:lineRule="auto"/>
        <w:ind w:left="567"/>
        <w:jc w:val="both"/>
        <w:rPr>
          <w:rFonts w:ascii="Arial" w:hAnsi="Arial" w:cs="Arial"/>
          <w:color w:val="000000" w:themeColor="text1"/>
          <w:sz w:val="20"/>
          <w:szCs w:val="20"/>
          <w:lang w:val="en-US"/>
        </w:rPr>
      </w:pPr>
      <w:r w:rsidRPr="3A0D1FA5" w:rsidR="00B41AD7">
        <w:rPr>
          <w:rFonts w:ascii="Arial" w:hAnsi="Arial" w:cs="Arial"/>
          <w:color w:val="000000" w:themeColor="text1" w:themeTint="FF" w:themeShade="FF"/>
          <w:sz w:val="20"/>
          <w:szCs w:val="20"/>
          <w:lang w:val="en-US"/>
        </w:rPr>
        <w:t>Supplier participation via email</w:t>
      </w:r>
      <w:r w:rsidRPr="3A0D1FA5" w:rsidR="6FC3BA9C">
        <w:rPr>
          <w:rFonts w:ascii="Arial" w:hAnsi="Arial" w:cs="Arial"/>
          <w:color w:val="000000" w:themeColor="text1" w:themeTint="FF" w:themeShade="FF"/>
          <w:sz w:val="20"/>
          <w:szCs w:val="20"/>
          <w:lang w:val="en-US"/>
        </w:rPr>
        <w:t xml:space="preserve"> </w:t>
      </w:r>
      <w:ins w:author="Sandesh Jagtap" w:date="2026-02-10T08:50:58.987Z" w16du:dateUtc="2026-02-10T08:50:58.987Z" w:id="2145955571">
        <w:r w:rsidRPr="3A0D1FA5" w:rsidR="6FC3BA9C">
          <w:rPr>
            <w:rFonts w:ascii="Arial" w:hAnsi="Arial" w:cs="Arial"/>
            <w:color w:val="000000" w:themeColor="text1" w:themeTint="FF" w:themeShade="FF"/>
            <w:sz w:val="20"/>
            <w:szCs w:val="20"/>
            <w:lang w:val="en-US"/>
          </w:rPr>
          <w:t xml:space="preserve">(which will </w:t>
        </w:r>
        <w:r w:rsidRPr="3A0D1FA5" w:rsidR="6FC3BA9C">
          <w:rPr>
            <w:rFonts w:ascii="Arial" w:hAnsi="Arial" w:cs="Arial"/>
            <w:color w:val="000000" w:themeColor="text1" w:themeTint="FF" w:themeShade="FF"/>
            <w:sz w:val="20"/>
            <w:szCs w:val="20"/>
            <w:lang w:val="en-US"/>
          </w:rPr>
          <w:t>contain</w:t>
        </w:r>
        <w:r w:rsidRPr="3A0D1FA5" w:rsidR="6FC3BA9C">
          <w:rPr>
            <w:rFonts w:ascii="Arial" w:hAnsi="Arial" w:cs="Arial"/>
            <w:color w:val="000000" w:themeColor="text1" w:themeTint="FF" w:themeShade="FF"/>
            <w:sz w:val="20"/>
            <w:szCs w:val="20"/>
            <w:lang w:val="en-US"/>
          </w:rPr>
          <w:t xml:space="preserve"> CSP link to redirect and </w:t>
        </w:r>
        <w:r w:rsidRPr="3A0D1FA5" w:rsidR="6FC3BA9C">
          <w:rPr>
            <w:rFonts w:ascii="Arial" w:hAnsi="Arial" w:cs="Arial"/>
            <w:color w:val="000000" w:themeColor="text1" w:themeTint="FF" w:themeShade="FF"/>
            <w:sz w:val="20"/>
            <w:szCs w:val="20"/>
            <w:lang w:val="en-US"/>
          </w:rPr>
          <w:t>participate</w:t>
        </w:r>
        <w:r w:rsidRPr="3A0D1FA5" w:rsidR="6FC3BA9C">
          <w:rPr>
            <w:rFonts w:ascii="Arial" w:hAnsi="Arial" w:cs="Arial"/>
            <w:color w:val="000000" w:themeColor="text1" w:themeTint="FF" w:themeShade="FF"/>
            <w:sz w:val="20"/>
            <w:szCs w:val="20"/>
            <w:lang w:val="en-US"/>
          </w:rPr>
          <w:t xml:space="preserve"> in sourcing event</w:t>
        </w:r>
      </w:ins>
      <w:ins w:author="Sandesh Jagtap" w:date="2026-02-10T08:51:00.609Z" w16du:dateUtc="2026-02-10T08:51:00.609Z" w:id="295852878">
        <w:r w:rsidRPr="3A0D1FA5" w:rsidR="6FC3BA9C">
          <w:rPr>
            <w:rFonts w:ascii="Arial" w:hAnsi="Arial" w:cs="Arial"/>
            <w:color w:val="000000" w:themeColor="text1" w:themeTint="FF" w:themeShade="FF"/>
            <w:sz w:val="20"/>
            <w:szCs w:val="20"/>
            <w:lang w:val="en-US"/>
          </w:rPr>
          <w:t xml:space="preserve">) </w:t>
        </w:r>
      </w:ins>
      <w:r w:rsidRPr="3A0D1FA5" w:rsidR="00B41AD7">
        <w:rPr>
          <w:rFonts w:ascii="Arial" w:hAnsi="Arial" w:cs="Arial"/>
          <w:color w:val="000000" w:themeColor="text1" w:themeTint="FF" w:themeShade="FF"/>
          <w:sz w:val="20"/>
          <w:szCs w:val="20"/>
          <w:lang w:val="en-US"/>
        </w:rPr>
        <w:t>and the Coupa Supplier Portal (CSP)</w:t>
      </w:r>
      <w:r w:rsidRPr="3A0D1FA5" w:rsidR="00AD681F">
        <w:rPr>
          <w:rFonts w:ascii="Arial" w:hAnsi="Arial" w:cs="Arial"/>
          <w:color w:val="000000" w:themeColor="text1" w:themeTint="FF" w:themeShade="FF"/>
          <w:sz w:val="20"/>
          <w:szCs w:val="20"/>
          <w:lang w:val="en-US"/>
        </w:rPr>
        <w:t>.</w:t>
      </w:r>
    </w:p>
    <w:p w:rsidRPr="002A067B" w:rsidR="00B41AD7" w:rsidP="005C76FD" w:rsidRDefault="00B41AD7" w14:paraId="48DE4E18" w14:textId="7FE0D52E">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Event configuration, timelines, evaluations, scoring, and award decisions</w:t>
      </w:r>
      <w:r w:rsidRPr="002A067B" w:rsidR="00AD681F">
        <w:rPr>
          <w:rFonts w:ascii="Arial" w:hAnsi="Arial" w:cs="Arial"/>
          <w:color w:val="000000" w:themeColor="text1"/>
          <w:sz w:val="20"/>
          <w:szCs w:val="20"/>
          <w:lang w:val="en-US"/>
        </w:rPr>
        <w:t>.</w:t>
      </w:r>
    </w:p>
    <w:p w:rsidRPr="002A067B" w:rsidR="00B41AD7" w:rsidP="005C76FD" w:rsidRDefault="00B41AD7" w14:paraId="1366D0A7" w14:textId="6F5F3B7F">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 xml:space="preserve">Approval workflows aligned with </w:t>
      </w:r>
      <w:r w:rsidRPr="002A067B" w:rsidR="0056789F">
        <w:rPr>
          <w:rFonts w:ascii="Arial" w:hAnsi="Arial" w:cs="Arial"/>
          <w:color w:val="000000" w:themeColor="text1"/>
          <w:sz w:val="20"/>
          <w:szCs w:val="20"/>
          <w:lang w:val="en-US"/>
        </w:rPr>
        <w:t>Limits</w:t>
      </w:r>
      <w:r w:rsidRPr="002A067B">
        <w:rPr>
          <w:rFonts w:ascii="Arial" w:hAnsi="Arial" w:cs="Arial"/>
          <w:color w:val="000000" w:themeColor="text1"/>
          <w:sz w:val="20"/>
          <w:szCs w:val="20"/>
          <w:lang w:val="en-US"/>
        </w:rPr>
        <w:t xml:space="preserve"> of Authority (DOA / LOA)</w:t>
      </w:r>
      <w:r w:rsidRPr="002A067B" w:rsidR="00AD681F">
        <w:rPr>
          <w:rFonts w:ascii="Arial" w:hAnsi="Arial" w:cs="Arial"/>
          <w:color w:val="000000" w:themeColor="text1"/>
          <w:sz w:val="20"/>
          <w:szCs w:val="20"/>
          <w:lang w:val="en-US"/>
        </w:rPr>
        <w:t>.</w:t>
      </w:r>
    </w:p>
    <w:p w:rsidRPr="002A067B" w:rsidR="00B41AD7" w:rsidP="005C76FD" w:rsidRDefault="00B41AD7" w14:paraId="6A5F59A7" w14:textId="337A65A8">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Follow-on events, event extensions, and resend-to-production scenarios</w:t>
      </w:r>
      <w:r w:rsidRPr="002A067B" w:rsidR="00AD681F">
        <w:rPr>
          <w:rFonts w:ascii="Arial" w:hAnsi="Arial" w:cs="Arial"/>
          <w:color w:val="000000" w:themeColor="text1"/>
          <w:sz w:val="20"/>
          <w:szCs w:val="20"/>
          <w:lang w:val="en-US"/>
        </w:rPr>
        <w:t>.</w:t>
      </w:r>
    </w:p>
    <w:p w:rsidRPr="002A067B" w:rsidR="00B41AD7" w:rsidP="005C76FD" w:rsidRDefault="00B41AD7" w14:paraId="66FF4457" w14:textId="799AB4DF">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Savings tracking (planned, negotiated, cost avoidance)</w:t>
      </w:r>
      <w:r w:rsidRPr="002A067B" w:rsidR="00AD681F">
        <w:rPr>
          <w:rFonts w:ascii="Arial" w:hAnsi="Arial" w:cs="Arial"/>
          <w:color w:val="000000" w:themeColor="text1"/>
          <w:sz w:val="20"/>
          <w:szCs w:val="20"/>
          <w:lang w:val="en-US"/>
        </w:rPr>
        <w:t>.</w:t>
      </w:r>
    </w:p>
    <w:p w:rsidRPr="002A067B" w:rsidR="00B41AD7" w:rsidP="005C76FD" w:rsidRDefault="00B41AD7" w14:paraId="69EDB44A" w14:textId="3F19BCDB">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Relevant sourcing-related system settings and administrative configurations</w:t>
      </w:r>
      <w:r w:rsidRPr="002A067B" w:rsidR="00AD681F">
        <w:rPr>
          <w:rFonts w:ascii="Arial" w:hAnsi="Arial" w:cs="Arial"/>
          <w:color w:val="000000" w:themeColor="text1"/>
          <w:sz w:val="20"/>
          <w:szCs w:val="20"/>
          <w:lang w:val="en-US"/>
        </w:rPr>
        <w:t>.</w:t>
      </w:r>
    </w:p>
    <w:p w:rsidRPr="002A067B" w:rsidR="00B41AD7" w:rsidP="005C76FD" w:rsidRDefault="00B41AD7" w14:paraId="5F2A704B" w14:textId="596F0256">
      <w:pPr>
        <w:numPr>
          <w:ilvl w:val="0"/>
          <w:numId w:val="34"/>
        </w:numPr>
        <w:spacing w:line="360" w:lineRule="auto"/>
        <w:ind w:left="567"/>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Business scenarios for UAT validation</w:t>
      </w:r>
      <w:r w:rsidRPr="002A067B" w:rsidR="00AD681F">
        <w:rPr>
          <w:rFonts w:ascii="Arial" w:hAnsi="Arial" w:cs="Arial"/>
          <w:color w:val="000000" w:themeColor="text1"/>
          <w:sz w:val="20"/>
          <w:szCs w:val="20"/>
          <w:lang w:val="en-US"/>
        </w:rPr>
        <w:t>.</w:t>
      </w:r>
    </w:p>
    <w:p w:rsidRPr="00B41AD7" w:rsidR="00B41AD7" w:rsidP="005C76FD" w:rsidRDefault="00B41AD7" w14:paraId="2834DA88" w14:textId="77777777">
      <w:pPr>
        <w:jc w:val="both"/>
        <w:rPr>
          <w:rFonts w:ascii="Arial" w:hAnsi="Arial" w:cs="Arial"/>
          <w:color w:val="000000" w:themeColor="text1"/>
          <w:szCs w:val="20"/>
          <w:lang w:val="en-US"/>
        </w:rPr>
      </w:pPr>
    </w:p>
    <w:p w:rsidR="00B41AD7" w:rsidP="00B41AD7" w:rsidRDefault="00B41AD7" w14:paraId="2B7BD09C" w14:textId="77777777">
      <w:pPr>
        <w:rPr>
          <w:rFonts w:ascii="Arial" w:hAnsi="Arial" w:cs="Arial"/>
          <w:color w:val="000000" w:themeColor="text1"/>
          <w:szCs w:val="20"/>
          <w:lang w:val="en-US"/>
        </w:rPr>
      </w:pPr>
    </w:p>
    <w:p w:rsidR="00B41AD7" w:rsidP="00AD681F" w:rsidRDefault="744472D2" w14:paraId="6B1D3001" w14:textId="20434858">
      <w:pPr>
        <w:pStyle w:val="Heading1"/>
        <w:framePr w:wrap="notBeside"/>
      </w:pPr>
      <w:bookmarkStart w:name="_Toc221204256" w:id="13"/>
      <w:r>
        <w:lastRenderedPageBreak/>
        <w:t>O</w:t>
      </w:r>
      <w:r w:rsidR="239CC6D4">
        <w:t>bjectives</w:t>
      </w:r>
      <w:bookmarkEnd w:id="13"/>
    </w:p>
    <w:p w:rsidRPr="002A067B" w:rsidR="00B41AD7" w:rsidP="005C76FD" w:rsidRDefault="00B41AD7" w14:paraId="59C78961" w14:textId="77777777">
      <w:pPr>
        <w:spacing w:before="120" w:after="120"/>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The key objectives of this document are to:</w:t>
      </w:r>
    </w:p>
    <w:p w:rsidRPr="002A067B" w:rsidR="00B41AD7" w:rsidP="005C76FD" w:rsidRDefault="00B41AD7" w14:paraId="56EE212F" w14:textId="08936217">
      <w:pPr>
        <w:numPr>
          <w:ilvl w:val="0"/>
          <w:numId w:val="36"/>
        </w:numPr>
        <w:spacing w:line="360" w:lineRule="auto"/>
        <w:ind w:left="709" w:hanging="369"/>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Standardize sourcing processes across AECI using Coupa as the single sourcing platform</w:t>
      </w:r>
      <w:r w:rsidRPr="002A067B" w:rsidR="00AD681F">
        <w:rPr>
          <w:rFonts w:ascii="Arial" w:hAnsi="Arial" w:cs="Arial"/>
          <w:color w:val="000000" w:themeColor="text1"/>
          <w:sz w:val="20"/>
          <w:szCs w:val="20"/>
          <w:lang w:val="en-US"/>
        </w:rPr>
        <w:t>.</w:t>
      </w:r>
    </w:p>
    <w:p w:rsidRPr="002A067B" w:rsidR="00E45A3E" w:rsidP="005C76FD" w:rsidRDefault="00B41AD7" w14:paraId="2D355A85" w14:textId="1926CEE5">
      <w:pPr>
        <w:numPr>
          <w:ilvl w:val="0"/>
          <w:numId w:val="36"/>
        </w:numPr>
        <w:spacing w:line="360" w:lineRule="auto"/>
        <w:ind w:left="709" w:hanging="369"/>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Enable transparent, auditable, and compliant sourcing aligned with governance and approval policies</w:t>
      </w:r>
      <w:r w:rsidRPr="002A067B" w:rsidR="00AD681F">
        <w:rPr>
          <w:rFonts w:ascii="Arial" w:hAnsi="Arial" w:cs="Arial"/>
          <w:color w:val="000000" w:themeColor="text1"/>
          <w:sz w:val="20"/>
          <w:szCs w:val="20"/>
          <w:lang w:val="en-US"/>
        </w:rPr>
        <w:t>.</w:t>
      </w:r>
    </w:p>
    <w:p w:rsidRPr="002A067B" w:rsidR="00FE0257" w:rsidP="00AD681F" w:rsidRDefault="00B41AD7" w14:paraId="78BCFE0D" w14:textId="00DBE60F">
      <w:pPr>
        <w:numPr>
          <w:ilvl w:val="0"/>
          <w:numId w:val="36"/>
        </w:numPr>
        <w:spacing w:line="360" w:lineRule="auto"/>
        <w:ind w:left="709" w:hanging="369"/>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Improve efficiency through structured event creation, supplier collaboration, and automated workflows</w:t>
      </w:r>
      <w:r w:rsidRPr="002A067B" w:rsidR="00AD681F">
        <w:rPr>
          <w:rFonts w:ascii="Arial" w:hAnsi="Arial" w:cs="Arial"/>
          <w:color w:val="000000" w:themeColor="text1"/>
          <w:sz w:val="20"/>
          <w:szCs w:val="20"/>
          <w:lang w:val="en-US"/>
        </w:rPr>
        <w:t>.</w:t>
      </w:r>
    </w:p>
    <w:p w:rsidRPr="002A067B" w:rsidR="00B41AD7" w:rsidP="00AD681F" w:rsidRDefault="00B41AD7" w14:paraId="7956A0CC" w14:textId="6DB05DB4">
      <w:pPr>
        <w:numPr>
          <w:ilvl w:val="0"/>
          <w:numId w:val="36"/>
        </w:numPr>
        <w:spacing w:line="360" w:lineRule="auto"/>
        <w:ind w:left="709" w:hanging="369"/>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Support fair and competitive supplier evaluations through defined scoring and</w:t>
      </w:r>
      <w:r w:rsidRPr="002A067B" w:rsidR="002A067B">
        <w:rPr>
          <w:rFonts w:ascii="Arial" w:hAnsi="Arial" w:cs="Arial"/>
          <w:color w:val="000000" w:themeColor="text1"/>
          <w:sz w:val="20"/>
          <w:szCs w:val="20"/>
          <w:lang w:val="en-US"/>
        </w:rPr>
        <w:t xml:space="preserve"> </w:t>
      </w:r>
      <w:r w:rsidRPr="002A067B">
        <w:rPr>
          <w:rFonts w:ascii="Arial" w:hAnsi="Arial" w:cs="Arial"/>
          <w:color w:val="000000" w:themeColor="text1"/>
          <w:sz w:val="20"/>
          <w:szCs w:val="20"/>
          <w:lang w:val="en-US"/>
        </w:rPr>
        <w:t>evaluation mechanisms</w:t>
      </w:r>
      <w:r w:rsidRPr="002A067B" w:rsidR="00AD681F">
        <w:rPr>
          <w:rFonts w:ascii="Arial" w:hAnsi="Arial" w:cs="Arial"/>
          <w:color w:val="000000" w:themeColor="text1"/>
          <w:sz w:val="20"/>
          <w:szCs w:val="20"/>
          <w:lang w:val="en-US"/>
        </w:rPr>
        <w:t>.</w:t>
      </w:r>
    </w:p>
    <w:p w:rsidRPr="002A067B" w:rsidR="00B41AD7" w:rsidP="005C76FD" w:rsidRDefault="00B41AD7" w14:paraId="7595AD13" w14:textId="49475B84">
      <w:pPr>
        <w:numPr>
          <w:ilvl w:val="0"/>
          <w:numId w:val="36"/>
        </w:numPr>
        <w:spacing w:line="360" w:lineRule="auto"/>
        <w:ind w:left="709" w:hanging="369"/>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Ensure clarity on roles, responsibilities, and system interactions across business, procurement, and suppliers</w:t>
      </w:r>
      <w:r w:rsidRPr="002A067B" w:rsidR="00AD681F">
        <w:rPr>
          <w:rFonts w:ascii="Arial" w:hAnsi="Arial" w:cs="Arial"/>
          <w:color w:val="000000" w:themeColor="text1"/>
          <w:sz w:val="20"/>
          <w:szCs w:val="20"/>
          <w:lang w:val="en-US"/>
        </w:rPr>
        <w:t>.</w:t>
      </w:r>
    </w:p>
    <w:p w:rsidRPr="002A067B" w:rsidR="00B41AD7" w:rsidP="005C76FD" w:rsidRDefault="00B41AD7" w14:paraId="0A1DB422" w14:textId="518EC343">
      <w:pPr>
        <w:numPr>
          <w:ilvl w:val="0"/>
          <w:numId w:val="36"/>
        </w:numPr>
        <w:spacing w:line="360" w:lineRule="auto"/>
        <w:ind w:left="709" w:hanging="369"/>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Provide clear functional requirements to support system configuration, testing, and user adoption</w:t>
      </w:r>
      <w:r w:rsidRPr="002A067B" w:rsidR="00AD681F">
        <w:rPr>
          <w:rFonts w:ascii="Arial" w:hAnsi="Arial" w:cs="Arial"/>
          <w:color w:val="000000" w:themeColor="text1"/>
          <w:sz w:val="20"/>
          <w:szCs w:val="20"/>
          <w:lang w:val="en-US"/>
        </w:rPr>
        <w:t>.</w:t>
      </w:r>
    </w:p>
    <w:p w:rsidRPr="002A067B" w:rsidR="00B41AD7" w:rsidP="005C76FD" w:rsidRDefault="00B41AD7" w14:paraId="30942424" w14:textId="6CE5BD93">
      <w:pPr>
        <w:numPr>
          <w:ilvl w:val="0"/>
          <w:numId w:val="36"/>
        </w:numPr>
        <w:spacing w:line="360" w:lineRule="auto"/>
        <w:ind w:left="709" w:hanging="369"/>
        <w:jc w:val="both"/>
        <w:rPr>
          <w:rFonts w:ascii="Arial" w:hAnsi="Arial" w:cs="Arial"/>
          <w:color w:val="000000" w:themeColor="text1"/>
          <w:sz w:val="20"/>
          <w:szCs w:val="20"/>
          <w:lang w:val="en-US"/>
        </w:rPr>
      </w:pPr>
      <w:r w:rsidRPr="002A067B">
        <w:rPr>
          <w:rFonts w:ascii="Arial" w:hAnsi="Arial" w:cs="Arial"/>
          <w:color w:val="000000" w:themeColor="text1"/>
          <w:sz w:val="20"/>
          <w:szCs w:val="20"/>
          <w:lang w:val="en-US"/>
        </w:rPr>
        <w:t>Establish a controlled and scalable sourcing framework that supports both strategic and operational needs</w:t>
      </w:r>
      <w:r w:rsidRPr="002A067B" w:rsidR="00AD681F">
        <w:rPr>
          <w:rFonts w:ascii="Arial" w:hAnsi="Arial" w:cs="Arial"/>
          <w:color w:val="000000" w:themeColor="text1"/>
          <w:sz w:val="20"/>
          <w:szCs w:val="20"/>
          <w:lang w:val="en-US"/>
        </w:rPr>
        <w:t>.</w:t>
      </w:r>
    </w:p>
    <w:p w:rsidRPr="00531B07" w:rsidR="00631078" w:rsidP="00AD681F" w:rsidRDefault="538BA8B3" w14:paraId="6C708372" w14:textId="7A23A4D0">
      <w:pPr>
        <w:pStyle w:val="Heading1"/>
        <w:framePr w:wrap="notBeside"/>
      </w:pPr>
      <w:bookmarkStart w:name="_Toc218760884" w:id="14"/>
      <w:bookmarkStart w:name="_Toc218760945" w:id="15"/>
      <w:bookmarkStart w:name="_Toc218761038" w:id="16"/>
      <w:bookmarkStart w:name="_Toc218761105" w:id="17"/>
      <w:bookmarkStart w:name="_Toc221204257" w:id="18"/>
      <w:bookmarkEnd w:id="14"/>
      <w:bookmarkEnd w:id="15"/>
      <w:bookmarkEnd w:id="16"/>
      <w:bookmarkEnd w:id="17"/>
      <w:r>
        <w:lastRenderedPageBreak/>
        <w:t>Sourcing Process Design</w:t>
      </w:r>
      <w:bookmarkEnd w:id="18"/>
    </w:p>
    <w:p w:rsidRPr="00531B07" w:rsidR="00631078" w:rsidP="00BF0E14" w:rsidRDefault="666178B1" w14:paraId="27E1D8B4" w14:textId="79C17285">
      <w:pPr>
        <w:jc w:val="both"/>
        <w:rPr>
          <w:rFonts w:ascii="Arial" w:hAnsi="Arial" w:cs="Arial"/>
          <w:b/>
          <w:bCs/>
          <w:sz w:val="20"/>
          <w:szCs w:val="20"/>
        </w:rPr>
      </w:pPr>
      <w:r w:rsidRPr="3F54F2CE">
        <w:rPr>
          <w:rFonts w:ascii="Arial" w:hAnsi="Arial" w:cs="Arial"/>
          <w:sz w:val="20"/>
          <w:szCs w:val="20"/>
        </w:rPr>
        <w:t>Coupa Sourcing offers two main types of events</w:t>
      </w:r>
      <w:r w:rsidRPr="3F54F2CE" w:rsidR="04A3E30F">
        <w:rPr>
          <w:rFonts w:ascii="Arial" w:hAnsi="Arial" w:cs="Arial"/>
          <w:sz w:val="20"/>
          <w:szCs w:val="20"/>
        </w:rPr>
        <w:t>,</w:t>
      </w:r>
      <w:r w:rsidRPr="3F54F2CE">
        <w:rPr>
          <w:rFonts w:ascii="Arial" w:hAnsi="Arial" w:cs="Arial"/>
          <w:sz w:val="20"/>
          <w:szCs w:val="20"/>
        </w:rPr>
        <w:t xml:space="preserve"> </w:t>
      </w:r>
      <w:r w:rsidRPr="3F54F2CE" w:rsidR="635868AC">
        <w:rPr>
          <w:rFonts w:ascii="Arial" w:hAnsi="Arial" w:cs="Arial"/>
          <w:sz w:val="20"/>
          <w:szCs w:val="20"/>
        </w:rPr>
        <w:t xml:space="preserve">which may </w:t>
      </w:r>
      <w:r w:rsidRPr="3F54F2CE">
        <w:rPr>
          <w:rFonts w:ascii="Arial" w:hAnsi="Arial" w:cs="Arial"/>
          <w:sz w:val="20"/>
          <w:szCs w:val="20"/>
        </w:rPr>
        <w:t>be run separately</w:t>
      </w:r>
      <w:r w:rsidRPr="3F54F2CE" w:rsidR="6E565BDD">
        <w:rPr>
          <w:rFonts w:ascii="Arial" w:hAnsi="Arial" w:cs="Arial"/>
          <w:sz w:val="20"/>
          <w:szCs w:val="20"/>
        </w:rPr>
        <w:t>,</w:t>
      </w:r>
      <w:r w:rsidRPr="3F54F2CE">
        <w:rPr>
          <w:rFonts w:ascii="Arial" w:hAnsi="Arial" w:cs="Arial"/>
          <w:sz w:val="20"/>
          <w:szCs w:val="20"/>
        </w:rPr>
        <w:t xml:space="preserve"> to collect information and prices, and auction type events for competitive bidding. </w:t>
      </w:r>
    </w:p>
    <w:p w:rsidR="628FF057" w:rsidP="00BF0E14" w:rsidRDefault="628FF057" w14:paraId="0F2E1797" w14:textId="580B3B23">
      <w:pPr>
        <w:jc w:val="both"/>
        <w:rPr>
          <w:rFonts w:ascii="Arial" w:hAnsi="Arial" w:cs="Arial"/>
          <w:sz w:val="20"/>
          <w:szCs w:val="20"/>
        </w:rPr>
      </w:pPr>
    </w:p>
    <w:p w:rsidRPr="005C76FD" w:rsidR="00703329" w:rsidP="005C76FD" w:rsidRDefault="0DEF88A6" w14:paraId="0CCA463F" w14:textId="77777777">
      <w:pPr>
        <w:pStyle w:val="ListParagraph"/>
        <w:ind w:left="0"/>
        <w:rPr>
          <w:rFonts w:cs="Arial"/>
          <w:bCs/>
          <w:color w:val="C00000"/>
          <w:szCs w:val="20"/>
        </w:rPr>
      </w:pPr>
      <w:r w:rsidRPr="3F54F2CE">
        <w:rPr>
          <w:rFonts w:cs="Arial"/>
          <w:szCs w:val="20"/>
        </w:rPr>
        <w:t xml:space="preserve">The process below </w:t>
      </w:r>
      <w:r w:rsidRPr="3F54F2CE" w:rsidR="1379E329">
        <w:rPr>
          <w:rFonts w:cs="Arial"/>
          <w:szCs w:val="20"/>
        </w:rPr>
        <w:t>outlines</w:t>
      </w:r>
      <w:r w:rsidRPr="3F54F2CE">
        <w:rPr>
          <w:rFonts w:cs="Arial"/>
          <w:szCs w:val="20"/>
        </w:rPr>
        <w:t xml:space="preserve"> </w:t>
      </w:r>
      <w:r w:rsidRPr="3F54F2CE" w:rsidR="781CD59D">
        <w:rPr>
          <w:rFonts w:cs="Arial"/>
          <w:szCs w:val="20"/>
        </w:rPr>
        <w:t xml:space="preserve">the </w:t>
      </w:r>
      <w:r w:rsidRPr="3F54F2CE">
        <w:rPr>
          <w:rFonts w:cs="Arial"/>
          <w:szCs w:val="20"/>
        </w:rPr>
        <w:t>two different types of sourcing process</w:t>
      </w:r>
      <w:r w:rsidRPr="3F54F2CE" w:rsidR="5D1AB8F4">
        <w:rPr>
          <w:rFonts w:cs="Arial"/>
          <w:szCs w:val="20"/>
        </w:rPr>
        <w:t>es</w:t>
      </w:r>
      <w:r w:rsidRPr="3F54F2CE" w:rsidR="02D72E26">
        <w:rPr>
          <w:rFonts w:cs="Arial"/>
          <w:szCs w:val="20"/>
        </w:rPr>
        <w:t xml:space="preserve">. </w:t>
      </w:r>
      <w:r w:rsidRPr="3F54F2CE">
        <w:rPr>
          <w:rFonts w:cs="Arial"/>
          <w:szCs w:val="20"/>
        </w:rPr>
        <w:t xml:space="preserve"> </w:t>
      </w:r>
    </w:p>
    <w:p w:rsidRPr="00531B07" w:rsidR="007D109A" w:rsidP="00BF0E14" w:rsidRDefault="00631078" w14:paraId="7E2A2866" w14:textId="3E91350A">
      <w:pPr>
        <w:pStyle w:val="ListParagraph"/>
        <w:ind w:left="0"/>
        <w:rPr>
          <w:rFonts w:cs="Arial"/>
          <w:bCs/>
          <w:color w:val="C00000"/>
          <w:szCs w:val="20"/>
        </w:rPr>
      </w:pPr>
      <w:r w:rsidRPr="00531B07">
        <w:rPr>
          <w:rFonts w:cs="Arial"/>
          <w:b/>
          <w:color w:val="C00000"/>
          <w:szCs w:val="20"/>
        </w:rPr>
        <w:t>Strategic Sourcing</w:t>
      </w:r>
    </w:p>
    <w:p w:rsidR="00BB6679" w:rsidP="00BF0E14" w:rsidRDefault="3D72CF4E" w14:paraId="289D7E06" w14:textId="7BD2C99B">
      <w:pPr>
        <w:pStyle w:val="ListParagraph"/>
        <w:ind w:left="0"/>
        <w:jc w:val="both"/>
        <w:rPr>
          <w:rFonts w:cs="Arial"/>
          <w:lang w:val="en-IN"/>
        </w:rPr>
      </w:pPr>
      <w:r w:rsidRPr="1E7C20DF">
        <w:rPr>
          <w:rFonts w:cs="Arial"/>
          <w:lang w:val="en-IN"/>
        </w:rPr>
        <w:t xml:space="preserve">Strategic sourcing focuses on </w:t>
      </w:r>
      <w:r w:rsidRPr="1E7C20DF" w:rsidR="3696DF5D">
        <w:rPr>
          <w:rFonts w:cs="Arial"/>
          <w:lang w:val="en-IN"/>
        </w:rPr>
        <w:t xml:space="preserve">sustainable </w:t>
      </w:r>
      <w:r w:rsidRPr="1E7C20DF">
        <w:rPr>
          <w:rFonts w:cs="Arial"/>
          <w:lang w:val="en-IN"/>
        </w:rPr>
        <w:t xml:space="preserve">value creation and supplier relationship management. It involves planned sourcing events aimed at achieving cost optimization, risk mitigation, and quality improvement. </w:t>
      </w:r>
      <w:r w:rsidRPr="1E7C20DF" w:rsidR="68AD1F38">
        <w:rPr>
          <w:rFonts w:cs="Arial"/>
          <w:lang w:val="en-IN"/>
        </w:rPr>
        <w:t>Strategic s</w:t>
      </w:r>
      <w:r w:rsidRPr="1E7C20DF" w:rsidR="5C20E102">
        <w:rPr>
          <w:rFonts w:cs="Arial"/>
          <w:lang w:val="en-IN"/>
        </w:rPr>
        <w:t>ourcing even</w:t>
      </w:r>
      <w:r w:rsidRPr="1E7C20DF" w:rsidR="5AA9C2E8">
        <w:rPr>
          <w:rFonts w:cs="Arial"/>
          <w:lang w:val="en-IN"/>
        </w:rPr>
        <w:t>t</w:t>
      </w:r>
      <w:r w:rsidRPr="1E7C20DF" w:rsidR="4D6A02D9">
        <w:rPr>
          <w:rFonts w:cs="Arial"/>
          <w:lang w:val="en-IN"/>
        </w:rPr>
        <w:t>s</w:t>
      </w:r>
      <w:r w:rsidRPr="1E7C20DF" w:rsidR="5AA9C2E8">
        <w:rPr>
          <w:rFonts w:cs="Arial"/>
          <w:lang w:val="en-IN"/>
        </w:rPr>
        <w:t xml:space="preserve"> are </w:t>
      </w:r>
      <w:r w:rsidRPr="1E7C20DF" w:rsidR="4D6A02D9">
        <w:rPr>
          <w:rFonts w:cs="Arial"/>
          <w:lang w:val="en-IN"/>
        </w:rPr>
        <w:t xml:space="preserve">conducted for all </w:t>
      </w:r>
      <w:r w:rsidRPr="1E7C20DF" w:rsidR="02981AFE">
        <w:rPr>
          <w:rFonts w:cs="Arial"/>
          <w:lang w:val="en-IN"/>
        </w:rPr>
        <w:t xml:space="preserve">requests valued &gt;R1m (South Africa) and </w:t>
      </w:r>
      <w:r w:rsidRPr="1E7C20DF" w:rsidR="7C25EE96">
        <w:rPr>
          <w:rFonts w:cs="Arial"/>
          <w:lang w:val="en-IN"/>
        </w:rPr>
        <w:t>$x</w:t>
      </w:r>
      <w:r w:rsidRPr="1E7C20DF" w:rsidR="374C4413">
        <w:rPr>
          <w:rFonts w:cs="Arial"/>
          <w:lang w:val="en-IN"/>
        </w:rPr>
        <w:t xml:space="preserve"> (ROW)</w:t>
      </w:r>
    </w:p>
    <w:p w:rsidR="00631078" w:rsidP="00BF0E14" w:rsidRDefault="45E51B5D" w14:paraId="12CFF478" w14:textId="7584E421">
      <w:pPr>
        <w:pStyle w:val="ListParagraph"/>
        <w:ind w:left="0"/>
        <w:jc w:val="both"/>
        <w:rPr>
          <w:rFonts w:cs="Arial"/>
          <w:lang w:val="en-IN"/>
        </w:rPr>
      </w:pPr>
      <w:r w:rsidRPr="3F54F2CE">
        <w:rPr>
          <w:rFonts w:cs="Arial"/>
          <w:lang w:val="en-IN"/>
        </w:rPr>
        <w:t xml:space="preserve">In Coupa, strategic sourcing typically starts as a standalone sourcing event, independent of any purchase </w:t>
      </w:r>
      <w:r w:rsidRPr="3F54F2CE" w:rsidR="37C0F7F8">
        <w:rPr>
          <w:rFonts w:cs="Arial"/>
          <w:lang w:val="en-IN"/>
        </w:rPr>
        <w:t>request</w:t>
      </w:r>
      <w:r w:rsidRPr="3F54F2CE">
        <w:rPr>
          <w:rFonts w:cs="Arial"/>
          <w:lang w:val="en-IN"/>
        </w:rPr>
        <w:t>.</w:t>
      </w:r>
    </w:p>
    <w:p w:rsidR="00075598" w:rsidP="005C76FD" w:rsidRDefault="00075598" w14:paraId="41754389" w14:textId="33A10C5B">
      <w:pPr>
        <w:pStyle w:val="ListParagraph"/>
        <w:ind w:left="0"/>
        <w:jc w:val="both"/>
        <w:rPr>
          <w:rFonts w:cs="Arial"/>
          <w:lang w:val="en-IN"/>
        </w:rPr>
      </w:pPr>
      <w:r w:rsidRPr="00075598">
        <w:rPr>
          <w:rFonts w:cs="Arial"/>
          <w:lang w:val="en-IN"/>
        </w:rPr>
        <w:t>Strategic Sourcing – Responsible Roles</w:t>
      </w:r>
    </w:p>
    <w:p w:rsidRPr="00531B07" w:rsidR="00075598" w:rsidP="005C76FD" w:rsidRDefault="00075598" w14:paraId="7BB3967C" w14:textId="6BF3F097">
      <w:pPr>
        <w:pStyle w:val="ListParagraph"/>
        <w:ind w:left="0"/>
        <w:jc w:val="both"/>
        <w:rPr>
          <w:rFonts w:cs="Arial"/>
        </w:rPr>
      </w:pPr>
      <w:r w:rsidRPr="00075598">
        <w:rPr>
          <w:rFonts w:cs="Arial"/>
          <w:lang w:val="en-IN"/>
        </w:rPr>
        <w:t>Strategic sourcing activities are led by Category Managers</w:t>
      </w:r>
      <w:r w:rsidR="000F3661">
        <w:rPr>
          <w:rFonts w:cs="Arial"/>
          <w:lang w:val="en-IN"/>
        </w:rPr>
        <w:t xml:space="preserve"> / </w:t>
      </w:r>
      <w:r w:rsidRPr="00075598">
        <w:rPr>
          <w:rFonts w:cs="Arial"/>
          <w:lang w:val="en-IN"/>
        </w:rPr>
        <w:t xml:space="preserve">Procurement team for centre-managed commodities and services. These events are initiated and managed by Procurement Admins (Buyers) in Coupa, with evaluations supported by designated Business Evaluators and approvals governed by the applicable </w:t>
      </w:r>
      <w:r>
        <w:rPr>
          <w:rFonts w:cs="Arial"/>
          <w:lang w:val="en-IN"/>
        </w:rPr>
        <w:t>Limits</w:t>
      </w:r>
      <w:r w:rsidRPr="00075598">
        <w:rPr>
          <w:rFonts w:cs="Arial"/>
          <w:lang w:val="en-IN"/>
        </w:rPr>
        <w:t xml:space="preserve"> of Authority (</w:t>
      </w:r>
      <w:r>
        <w:rPr>
          <w:rFonts w:cs="Arial"/>
          <w:lang w:val="en-IN"/>
        </w:rPr>
        <w:t>L</w:t>
      </w:r>
      <w:r w:rsidRPr="00075598">
        <w:rPr>
          <w:rFonts w:cs="Arial"/>
          <w:lang w:val="en-IN"/>
        </w:rPr>
        <w:t>OA).</w:t>
      </w:r>
    </w:p>
    <w:p w:rsidRPr="00531B07" w:rsidR="007D109A" w:rsidP="00BF0E14" w:rsidRDefault="00631078" w14:paraId="415FA76F" w14:textId="77777777">
      <w:pPr>
        <w:pStyle w:val="ListParagraph"/>
        <w:ind w:left="0"/>
        <w:rPr>
          <w:rFonts w:cs="Arial"/>
          <w:b/>
          <w:color w:val="C00000"/>
          <w:szCs w:val="20"/>
        </w:rPr>
      </w:pPr>
      <w:r w:rsidRPr="00531B07">
        <w:rPr>
          <w:rFonts w:cs="Arial"/>
          <w:b/>
          <w:color w:val="C00000"/>
          <w:szCs w:val="20"/>
        </w:rPr>
        <w:t>Operational Sourcing</w:t>
      </w:r>
    </w:p>
    <w:p w:rsidRPr="00531B07" w:rsidR="00670B6C" w:rsidP="00BF0E14" w:rsidRDefault="45E51B5D" w14:paraId="1B1EC0BF" w14:textId="5E16CC3E">
      <w:pPr>
        <w:pStyle w:val="ListParagraph"/>
        <w:ind w:left="0"/>
        <w:jc w:val="both"/>
        <w:rPr>
          <w:rFonts w:cs="Arial"/>
          <w:lang w:val="en-IN"/>
        </w:rPr>
      </w:pPr>
      <w:r w:rsidRPr="3F54F2CE">
        <w:rPr>
          <w:rFonts w:cs="Arial"/>
          <w:lang w:val="en-IN"/>
        </w:rPr>
        <w:t xml:space="preserve">Operational sourcing addresses immediate or transactional procurement needs. It is often triggered by an existing purchase requirement and emphasizes speed and efficiency over strategic objectives. In Coupa, operational sourcing starts from a purchase </w:t>
      </w:r>
      <w:r w:rsidRPr="3F54F2CE" w:rsidR="53116CB1">
        <w:rPr>
          <w:rFonts w:cs="Arial"/>
          <w:lang w:val="en-IN"/>
        </w:rPr>
        <w:t>request</w:t>
      </w:r>
      <w:r w:rsidRPr="3F54F2CE">
        <w:rPr>
          <w:rFonts w:cs="Arial"/>
          <w:lang w:val="en-IN"/>
        </w:rPr>
        <w:t xml:space="preserve"> that can be “flipped” into a sourcing event to streamline supplier engagement and ensure competitive pricing.</w:t>
      </w:r>
    </w:p>
    <w:tbl>
      <w:tblPr>
        <w:tblStyle w:val="TableGrid"/>
        <w:tblW w:w="5000" w:type="pct"/>
        <w:tblInd w:w="-5" w:type="dxa"/>
        <w:tblLook w:val="04A0" w:firstRow="1" w:lastRow="0" w:firstColumn="1" w:lastColumn="0" w:noHBand="0" w:noVBand="1"/>
      </w:tblPr>
      <w:tblGrid>
        <w:gridCol w:w="1516"/>
        <w:gridCol w:w="3734"/>
        <w:gridCol w:w="4152"/>
      </w:tblGrid>
      <w:tr w:rsidRPr="00531B07" w:rsidR="007D109A" w:rsidTr="516FDCC0" w14:paraId="15DC7D15" w14:textId="77777777">
        <w:trPr>
          <w:trHeight w:val="454"/>
        </w:trPr>
        <w:tc>
          <w:tcPr>
            <w:tcW w:w="806" w:type="pct"/>
            <w:shd w:val="clear" w:color="auto" w:fill="C00000"/>
            <w:tcMar/>
            <w:vAlign w:val="center"/>
          </w:tcPr>
          <w:p w:rsidRPr="00531B07" w:rsidR="007D109A" w:rsidP="00264962" w:rsidRDefault="007D109A" w14:paraId="0E062E17" w14:textId="053B8585">
            <w:pPr>
              <w:rPr>
                <w:rFonts w:ascii="Arial" w:hAnsi="Arial" w:cs="Arial"/>
                <w:b/>
                <w:bCs/>
                <w:color w:val="FFFFFF" w:themeColor="background1"/>
                <w:sz w:val="20"/>
                <w:szCs w:val="20"/>
                <w:lang w:val="en-GB"/>
              </w:rPr>
            </w:pPr>
            <w:r w:rsidRPr="00531B07">
              <w:rPr>
                <w:rFonts w:ascii="Arial" w:hAnsi="Arial" w:cs="Arial"/>
                <w:b/>
                <w:bCs/>
                <w:color w:val="FFFFFF" w:themeColor="background1"/>
                <w:sz w:val="20"/>
                <w:szCs w:val="20"/>
                <w:lang w:val="en-GB"/>
              </w:rPr>
              <w:t>Aspect</w:t>
            </w:r>
          </w:p>
        </w:tc>
        <w:tc>
          <w:tcPr>
            <w:tcW w:w="1986" w:type="pct"/>
            <w:shd w:val="clear" w:color="auto" w:fill="C00000"/>
            <w:tcMar/>
            <w:vAlign w:val="center"/>
          </w:tcPr>
          <w:p w:rsidRPr="00531B07" w:rsidR="007D109A" w:rsidP="00264962" w:rsidRDefault="007D109A" w14:paraId="1E22D5B1" w14:textId="736C669D">
            <w:pPr>
              <w:rPr>
                <w:rFonts w:ascii="Arial" w:hAnsi="Arial" w:cs="Arial"/>
                <w:b w:val="1"/>
                <w:bCs w:val="1"/>
                <w:color w:val="FFFFFF" w:themeColor="background1"/>
                <w:sz w:val="20"/>
                <w:szCs w:val="20"/>
                <w:lang w:val="en-GB"/>
              </w:rPr>
            </w:pPr>
            <w:ins w:author="Nicholas Ramkumar" w:date="2026-02-10T11:06:56.575Z" w:id="640877540">
              <w:r w:rsidRPr="3A0D1FA5" w:rsidR="5283AD8F">
                <w:rPr>
                  <w:rFonts w:ascii="Arial" w:hAnsi="Arial" w:cs="Arial"/>
                  <w:b w:val="1"/>
                  <w:bCs w:val="1"/>
                  <w:color w:val="FFFFFF" w:themeColor="background1" w:themeTint="FF" w:themeShade="FF"/>
                  <w:sz w:val="20"/>
                  <w:szCs w:val="20"/>
                  <w:lang w:val="en-GB"/>
                </w:rPr>
                <w:t>Category/</w:t>
              </w:r>
            </w:ins>
            <w:r w:rsidRPr="3A0D1FA5" w:rsidR="1798412D">
              <w:rPr>
                <w:rFonts w:ascii="Arial" w:hAnsi="Arial" w:cs="Arial"/>
                <w:b w:val="1"/>
                <w:bCs w:val="1"/>
                <w:color w:val="FFFFFF" w:themeColor="background1" w:themeTint="FF" w:themeShade="FF"/>
                <w:sz w:val="20"/>
                <w:szCs w:val="20"/>
                <w:lang w:val="en-GB"/>
              </w:rPr>
              <w:t>Strategic Sourcing</w:t>
            </w:r>
          </w:p>
        </w:tc>
        <w:tc>
          <w:tcPr>
            <w:tcW w:w="2208" w:type="pct"/>
            <w:shd w:val="clear" w:color="auto" w:fill="C00000"/>
            <w:tcMar/>
            <w:vAlign w:val="center"/>
          </w:tcPr>
          <w:p w:rsidRPr="00531B07" w:rsidR="007D109A" w:rsidP="00264962" w:rsidRDefault="007D109A" w14:paraId="396C96A8" w14:textId="3595D85E">
            <w:pPr>
              <w:rPr>
                <w:rFonts w:ascii="Arial" w:hAnsi="Arial" w:cs="Arial"/>
                <w:b/>
                <w:bCs/>
                <w:color w:val="FFFFFF" w:themeColor="background1"/>
                <w:sz w:val="20"/>
                <w:szCs w:val="20"/>
                <w:lang w:val="en-GB"/>
              </w:rPr>
            </w:pPr>
            <w:r w:rsidRPr="00531B07">
              <w:rPr>
                <w:rFonts w:ascii="Arial" w:hAnsi="Arial" w:cs="Arial"/>
                <w:b/>
                <w:bCs/>
                <w:color w:val="FFFFFF" w:themeColor="background1"/>
                <w:sz w:val="20"/>
                <w:szCs w:val="20"/>
                <w:lang w:val="en-GB"/>
              </w:rPr>
              <w:t>Operational Sourcing</w:t>
            </w:r>
          </w:p>
        </w:tc>
      </w:tr>
      <w:tr w:rsidRPr="00531B07" w:rsidR="007D109A" w:rsidTr="516FDCC0" w14:paraId="74DB0361" w14:textId="77777777">
        <w:trPr>
          <w:trHeight w:val="454"/>
        </w:trPr>
        <w:tc>
          <w:tcPr>
            <w:tcW w:w="806" w:type="pct"/>
            <w:tcMar/>
            <w:vAlign w:val="center"/>
          </w:tcPr>
          <w:p w:rsidRPr="00531B07" w:rsidR="007D109A" w:rsidP="00264962" w:rsidRDefault="007D109A" w14:paraId="46B73E22" w14:textId="51659759">
            <w:pPr>
              <w:rPr>
                <w:rFonts w:ascii="Arial" w:hAnsi="Arial" w:cs="Arial"/>
                <w:bCs/>
                <w:sz w:val="20"/>
                <w:szCs w:val="20"/>
                <w:lang w:val="en-GB"/>
              </w:rPr>
            </w:pPr>
            <w:r w:rsidRPr="00531B07">
              <w:rPr>
                <w:rFonts w:ascii="Arial" w:hAnsi="Arial" w:cs="Arial"/>
                <w:bCs/>
                <w:sz w:val="20"/>
                <w:szCs w:val="20"/>
                <w:lang w:val="en-GB"/>
              </w:rPr>
              <w:t>Objective</w:t>
            </w:r>
          </w:p>
        </w:tc>
        <w:tc>
          <w:tcPr>
            <w:tcW w:w="1986" w:type="pct"/>
            <w:tcMar/>
            <w:vAlign w:val="center"/>
          </w:tcPr>
          <w:p w:rsidRPr="00531B07" w:rsidR="007D109A" w:rsidP="00264962" w:rsidRDefault="0024627D" w14:paraId="7ED77E55" w14:textId="63D1FB16">
            <w:pPr>
              <w:rPr>
                <w:rFonts w:ascii="Arial" w:hAnsi="Arial" w:cs="Arial"/>
                <w:bCs/>
                <w:sz w:val="20"/>
                <w:szCs w:val="20"/>
                <w:lang w:val="en-GB"/>
              </w:rPr>
            </w:pPr>
            <w:r>
              <w:rPr>
                <w:rFonts w:ascii="Arial" w:hAnsi="Arial" w:cs="Arial"/>
                <w:bCs/>
                <w:sz w:val="20"/>
                <w:szCs w:val="20"/>
                <w:lang w:val="en-GB"/>
              </w:rPr>
              <w:t>Sustainable</w:t>
            </w:r>
            <w:r w:rsidRPr="00531B07" w:rsidR="007D109A">
              <w:rPr>
                <w:rFonts w:ascii="Arial" w:hAnsi="Arial" w:cs="Arial"/>
                <w:bCs/>
                <w:sz w:val="20"/>
                <w:szCs w:val="20"/>
                <w:lang w:val="en-GB"/>
              </w:rPr>
              <w:t xml:space="preserve"> value, cost optimization, risk management</w:t>
            </w:r>
          </w:p>
        </w:tc>
        <w:tc>
          <w:tcPr>
            <w:tcW w:w="2208" w:type="pct"/>
            <w:tcMar/>
            <w:vAlign w:val="center"/>
          </w:tcPr>
          <w:p w:rsidRPr="00531B07" w:rsidR="007D109A" w:rsidP="00264962" w:rsidRDefault="007D109A" w14:paraId="2C1676DF" w14:textId="5FB9EF16">
            <w:pPr>
              <w:rPr>
                <w:rFonts w:ascii="Arial" w:hAnsi="Arial" w:cs="Arial"/>
                <w:bCs/>
                <w:sz w:val="20"/>
                <w:szCs w:val="20"/>
                <w:lang w:val="en-GB"/>
              </w:rPr>
            </w:pPr>
            <w:r w:rsidRPr="00531B07">
              <w:rPr>
                <w:rFonts w:ascii="Arial" w:hAnsi="Arial" w:cs="Arial"/>
                <w:bCs/>
                <w:sz w:val="20"/>
                <w:szCs w:val="20"/>
                <w:lang w:val="en-GB"/>
              </w:rPr>
              <w:t>Immediate procurement, efficiency, transactional savings</w:t>
            </w:r>
          </w:p>
        </w:tc>
      </w:tr>
      <w:tr w:rsidRPr="00531B07" w:rsidR="007D109A" w:rsidTr="516FDCC0" w14:paraId="0AA021B3" w14:textId="77777777">
        <w:trPr>
          <w:trHeight w:val="454"/>
        </w:trPr>
        <w:tc>
          <w:tcPr>
            <w:tcW w:w="806" w:type="pct"/>
            <w:tcMar/>
            <w:vAlign w:val="center"/>
          </w:tcPr>
          <w:p w:rsidRPr="00531B07" w:rsidR="007D109A" w:rsidP="00264962" w:rsidRDefault="007D109A" w14:paraId="111D8D30" w14:textId="2EBF983E">
            <w:pPr>
              <w:rPr>
                <w:rFonts w:ascii="Arial" w:hAnsi="Arial" w:cs="Arial"/>
                <w:bCs/>
                <w:sz w:val="20"/>
                <w:szCs w:val="20"/>
                <w:lang w:val="en-GB"/>
              </w:rPr>
            </w:pPr>
            <w:r w:rsidRPr="00531B07">
              <w:rPr>
                <w:rFonts w:ascii="Arial" w:hAnsi="Arial" w:cs="Arial"/>
                <w:bCs/>
                <w:sz w:val="20"/>
                <w:szCs w:val="20"/>
                <w:lang w:val="en-GB"/>
              </w:rPr>
              <w:t>Initiation</w:t>
            </w:r>
          </w:p>
        </w:tc>
        <w:tc>
          <w:tcPr>
            <w:tcW w:w="1986" w:type="pct"/>
            <w:tcMar/>
            <w:vAlign w:val="center"/>
          </w:tcPr>
          <w:p w:rsidRPr="00531B07" w:rsidR="007D109A" w:rsidP="516FDCC0" w:rsidRDefault="007D109A" w14:paraId="35BE21F6" w14:textId="1CAAED1E">
            <w:pPr>
              <w:rPr>
                <w:rFonts w:ascii="Arial" w:hAnsi="Arial" w:cs="Arial"/>
                <w:sz w:val="20"/>
                <w:szCs w:val="20"/>
                <w:lang w:val="en-GB"/>
              </w:rPr>
            </w:pPr>
            <w:r w:rsidRPr="516FDCC0" w:rsidR="445ABE9F">
              <w:rPr>
                <w:rFonts w:ascii="Arial" w:hAnsi="Arial" w:cs="Arial"/>
                <w:sz w:val="20"/>
                <w:szCs w:val="20"/>
                <w:lang w:val="en-GB"/>
              </w:rPr>
              <w:t>Standalone sourcing event</w:t>
            </w:r>
          </w:p>
        </w:tc>
        <w:tc>
          <w:tcPr>
            <w:tcW w:w="2208" w:type="pct"/>
            <w:tcMar/>
            <w:vAlign w:val="center"/>
          </w:tcPr>
          <w:p w:rsidRPr="00531B07" w:rsidR="007D109A" w:rsidP="3A0D1FA5" w:rsidRDefault="007D109A" w14:paraId="429BE3F3" w14:textId="6CDE81C9">
            <w:pPr>
              <w:rPr>
                <w:ins w:author="Nicholas Ramkumar" w:date="2026-02-10T10:43:25.201Z" w16du:dateUtc="2026-02-10T10:43:25.201Z" w:id="132530800"/>
                <w:rFonts w:ascii="Arial" w:hAnsi="Arial" w:cs="Arial"/>
                <w:sz w:val="20"/>
                <w:szCs w:val="20"/>
                <w:lang w:val="en-GB"/>
              </w:rPr>
            </w:pPr>
            <w:r w:rsidRPr="3A0D1FA5" w:rsidR="1798412D">
              <w:rPr>
                <w:rFonts w:ascii="Arial" w:hAnsi="Arial" w:cs="Arial"/>
                <w:sz w:val="20"/>
                <w:szCs w:val="20"/>
                <w:lang w:val="en-GB"/>
              </w:rPr>
              <w:t xml:space="preserve">From an existing Purchase </w:t>
            </w:r>
            <w:r w:rsidRPr="3A0D1FA5" w:rsidR="7D372ACA">
              <w:rPr>
                <w:rFonts w:ascii="Arial" w:hAnsi="Arial" w:cs="Arial"/>
                <w:sz w:val="20"/>
                <w:szCs w:val="20"/>
                <w:lang w:val="en-GB"/>
              </w:rPr>
              <w:t>Request</w:t>
            </w:r>
          </w:p>
          <w:p w:rsidRPr="00531B07" w:rsidR="007D109A" w:rsidP="3A0D1FA5" w:rsidRDefault="007D109A" w14:paraId="5A29A4B2" w14:textId="4E795051">
            <w:pPr>
              <w:rPr>
                <w:rFonts w:ascii="Arial" w:hAnsi="Arial" w:cs="Arial"/>
                <w:sz w:val="20"/>
                <w:szCs w:val="20"/>
                <w:lang w:val="en-GB"/>
              </w:rPr>
            </w:pPr>
            <w:ins w:author="Nicholas Ramkumar" w:date="2026-02-10T10:43:32.9Z" w:id="131109907">
              <w:r w:rsidRPr="3A0D1FA5" w:rsidR="76357CD6">
                <w:rPr>
                  <w:rFonts w:ascii="Arial" w:hAnsi="Arial" w:cs="Arial"/>
                  <w:sz w:val="20"/>
                  <w:szCs w:val="20"/>
                  <w:lang w:val="en-GB"/>
                </w:rPr>
                <w:t>Standalone sourcing event</w:t>
              </w:r>
            </w:ins>
          </w:p>
        </w:tc>
      </w:tr>
      <w:tr w:rsidRPr="00531B07" w:rsidR="007D109A" w:rsidTr="516FDCC0" w14:paraId="5CA49C70" w14:textId="77777777">
        <w:trPr>
          <w:trHeight w:val="454"/>
        </w:trPr>
        <w:tc>
          <w:tcPr>
            <w:tcW w:w="806" w:type="pct"/>
            <w:tcMar/>
            <w:vAlign w:val="center"/>
          </w:tcPr>
          <w:p w:rsidRPr="00531B07" w:rsidR="007D109A" w:rsidP="00264962" w:rsidRDefault="007D109A" w14:paraId="3C398C1F" w14:textId="307F410B">
            <w:pPr>
              <w:rPr>
                <w:rFonts w:ascii="Arial" w:hAnsi="Arial" w:cs="Arial"/>
                <w:bCs/>
                <w:sz w:val="20"/>
                <w:szCs w:val="20"/>
                <w:lang w:val="en-GB"/>
              </w:rPr>
            </w:pPr>
            <w:r w:rsidRPr="00531B07">
              <w:rPr>
                <w:rFonts w:ascii="Arial" w:hAnsi="Arial" w:cs="Arial"/>
                <w:bCs/>
                <w:sz w:val="20"/>
                <w:szCs w:val="20"/>
                <w:lang w:val="en-GB"/>
              </w:rPr>
              <w:t>Focus</w:t>
            </w:r>
          </w:p>
        </w:tc>
        <w:tc>
          <w:tcPr>
            <w:tcW w:w="1986" w:type="pct"/>
            <w:tcMar/>
            <w:vAlign w:val="center"/>
          </w:tcPr>
          <w:p w:rsidRPr="00531B07" w:rsidR="007D109A" w:rsidP="00264962" w:rsidRDefault="007D109A" w14:paraId="06C14EAB" w14:textId="27AE2F86">
            <w:pPr>
              <w:rPr>
                <w:rFonts w:ascii="Arial" w:hAnsi="Arial" w:cs="Arial"/>
                <w:bCs/>
                <w:sz w:val="20"/>
                <w:szCs w:val="20"/>
                <w:lang w:val="en-GB"/>
              </w:rPr>
            </w:pPr>
            <w:r w:rsidRPr="00531B07">
              <w:rPr>
                <w:rFonts w:ascii="Arial" w:hAnsi="Arial" w:cs="Arial"/>
                <w:bCs/>
                <w:sz w:val="20"/>
                <w:szCs w:val="20"/>
                <w:lang w:val="en-GB"/>
              </w:rPr>
              <w:t>Supplier relationships, market intelligence, contract terms</w:t>
            </w:r>
            <w:r w:rsidR="0099172F">
              <w:rPr>
                <w:rFonts w:ascii="Arial" w:hAnsi="Arial" w:cs="Arial"/>
                <w:bCs/>
                <w:sz w:val="20"/>
                <w:szCs w:val="20"/>
                <w:lang w:val="en-GB"/>
              </w:rPr>
              <w:t>, risk mitigation</w:t>
            </w:r>
          </w:p>
        </w:tc>
        <w:tc>
          <w:tcPr>
            <w:tcW w:w="2208" w:type="pct"/>
            <w:tcMar/>
            <w:vAlign w:val="center"/>
          </w:tcPr>
          <w:p w:rsidRPr="00531B07" w:rsidR="007D109A" w:rsidP="3A0D1FA5" w:rsidRDefault="007D109A" w14:paraId="40F39B96" w14:textId="2D5BC90E">
            <w:pPr>
              <w:rPr>
                <w:rFonts w:ascii="Arial" w:hAnsi="Arial" w:cs="Arial"/>
                <w:sz w:val="20"/>
                <w:szCs w:val="20"/>
                <w:lang w:val="en-GB"/>
              </w:rPr>
            </w:pPr>
            <w:r w:rsidRPr="3A0D1FA5" w:rsidR="1798412D">
              <w:rPr>
                <w:rFonts w:ascii="Arial" w:hAnsi="Arial" w:cs="Arial"/>
                <w:sz w:val="20"/>
                <w:szCs w:val="20"/>
                <w:lang w:val="en-GB"/>
              </w:rPr>
              <w:t>Quick execution, fulfilment of specific requirements</w:t>
            </w:r>
            <w:ins w:author="Nicholas Ramkumar" w:date="2026-02-10T11:06:22.459Z" w:id="747438859">
              <w:r w:rsidRPr="3A0D1FA5" w:rsidR="3711AC13">
                <w:rPr>
                  <w:rFonts w:ascii="Arial" w:hAnsi="Arial" w:cs="Arial"/>
                  <w:sz w:val="20"/>
                  <w:szCs w:val="20"/>
                  <w:lang w:val="en-GB"/>
                </w:rPr>
                <w:t>, transactional sourcing</w:t>
              </w:r>
            </w:ins>
          </w:p>
        </w:tc>
      </w:tr>
      <w:tr w:rsidRPr="00531B07" w:rsidR="007D109A" w:rsidTr="516FDCC0" w14:paraId="2BC77425" w14:textId="77777777">
        <w:trPr>
          <w:trHeight w:val="454"/>
        </w:trPr>
        <w:tc>
          <w:tcPr>
            <w:tcW w:w="806" w:type="pct"/>
            <w:tcMar/>
            <w:vAlign w:val="center"/>
          </w:tcPr>
          <w:p w:rsidRPr="00531B07" w:rsidR="007D109A" w:rsidP="00264962" w:rsidRDefault="007D109A" w14:paraId="32125173" w14:textId="67607754">
            <w:pPr>
              <w:rPr>
                <w:rFonts w:ascii="Arial" w:hAnsi="Arial" w:cs="Arial"/>
                <w:bCs/>
                <w:sz w:val="20"/>
                <w:szCs w:val="20"/>
                <w:lang w:val="en-GB"/>
              </w:rPr>
            </w:pPr>
            <w:r w:rsidRPr="00531B07">
              <w:rPr>
                <w:rFonts w:ascii="Arial" w:hAnsi="Arial" w:cs="Arial"/>
                <w:bCs/>
                <w:sz w:val="20"/>
                <w:szCs w:val="20"/>
                <w:lang w:val="en-GB"/>
              </w:rPr>
              <w:t>Typical Horizon</w:t>
            </w:r>
          </w:p>
        </w:tc>
        <w:tc>
          <w:tcPr>
            <w:tcW w:w="1986" w:type="pct"/>
            <w:tcMar/>
            <w:vAlign w:val="center"/>
          </w:tcPr>
          <w:p w:rsidRPr="00531B07" w:rsidR="007D109A" w:rsidP="00264962" w:rsidRDefault="007D109A" w14:paraId="03CB7DAD" w14:textId="751C6232">
            <w:pPr>
              <w:rPr>
                <w:rFonts w:ascii="Arial" w:hAnsi="Arial" w:cs="Arial"/>
                <w:bCs/>
                <w:sz w:val="20"/>
                <w:szCs w:val="20"/>
                <w:lang w:val="en-GB"/>
              </w:rPr>
            </w:pPr>
            <w:r w:rsidRPr="00531B07">
              <w:rPr>
                <w:rFonts w:ascii="Arial" w:hAnsi="Arial" w:cs="Arial"/>
                <w:bCs/>
                <w:sz w:val="20"/>
                <w:szCs w:val="20"/>
                <w:lang w:val="en-GB"/>
              </w:rPr>
              <w:t>Medium to long-term</w:t>
            </w:r>
          </w:p>
        </w:tc>
        <w:tc>
          <w:tcPr>
            <w:tcW w:w="2208" w:type="pct"/>
            <w:tcMar/>
            <w:vAlign w:val="center"/>
          </w:tcPr>
          <w:p w:rsidRPr="00531B07" w:rsidR="007D109A" w:rsidP="00264962" w:rsidRDefault="007D109A" w14:paraId="30A1019B" w14:textId="701D2226">
            <w:pPr>
              <w:rPr>
                <w:rFonts w:ascii="Arial" w:hAnsi="Arial" w:cs="Arial"/>
                <w:bCs/>
                <w:sz w:val="20"/>
                <w:szCs w:val="20"/>
                <w:lang w:val="en-GB"/>
              </w:rPr>
            </w:pPr>
            <w:r w:rsidRPr="00531B07">
              <w:rPr>
                <w:rFonts w:ascii="Arial" w:hAnsi="Arial" w:cs="Arial"/>
                <w:bCs/>
                <w:sz w:val="20"/>
                <w:szCs w:val="20"/>
                <w:lang w:val="en-GB"/>
              </w:rPr>
              <w:t>Short-term, transactional</w:t>
            </w:r>
          </w:p>
        </w:tc>
      </w:tr>
      <w:tr w:rsidRPr="00531B07" w:rsidR="002A7F4B" w:rsidTr="516FDCC0" w14:paraId="1B5A7D85" w14:textId="77777777">
        <w:trPr>
          <w:trHeight w:val="454"/>
        </w:trPr>
        <w:tc>
          <w:tcPr>
            <w:tcW w:w="806" w:type="pct"/>
            <w:tcMar/>
            <w:vAlign w:val="center"/>
          </w:tcPr>
          <w:p w:rsidRPr="00531B07" w:rsidR="002A7F4B" w:rsidP="00264962" w:rsidRDefault="00675191" w14:paraId="53CD5DCB" w14:textId="29CE9EB1">
            <w:pPr>
              <w:rPr>
                <w:rFonts w:ascii="Arial" w:hAnsi="Arial" w:cs="Arial"/>
                <w:bCs/>
                <w:sz w:val="20"/>
                <w:szCs w:val="20"/>
                <w:lang w:val="en-GB"/>
              </w:rPr>
            </w:pPr>
            <w:r>
              <w:rPr>
                <w:rFonts w:ascii="Arial" w:hAnsi="Arial" w:cs="Arial"/>
                <w:bCs/>
                <w:sz w:val="20"/>
                <w:szCs w:val="20"/>
                <w:lang w:val="en-GB"/>
              </w:rPr>
              <w:t xml:space="preserve">Typical </w:t>
            </w:r>
            <w:r w:rsidR="002A7F4B">
              <w:rPr>
                <w:rFonts w:ascii="Arial" w:hAnsi="Arial" w:cs="Arial"/>
                <w:bCs/>
                <w:sz w:val="20"/>
                <w:szCs w:val="20"/>
                <w:lang w:val="en-GB"/>
              </w:rPr>
              <w:t>Value</w:t>
            </w:r>
          </w:p>
        </w:tc>
        <w:tc>
          <w:tcPr>
            <w:tcW w:w="1986" w:type="pct"/>
            <w:tcMar/>
            <w:vAlign w:val="center"/>
          </w:tcPr>
          <w:p w:rsidRPr="00531B07" w:rsidR="002A7F4B" w:rsidP="3A0D1FA5" w:rsidRDefault="002A7F4B" w14:paraId="08940466" w14:textId="59D7C280">
            <w:pPr>
              <w:rPr>
                <w:rFonts w:ascii="Arial" w:hAnsi="Arial" w:cs="Arial"/>
                <w:sz w:val="20"/>
                <w:szCs w:val="20"/>
                <w:lang w:val="en-GB"/>
              </w:rPr>
            </w:pPr>
            <w:r w:rsidRPr="3A0D1FA5" w:rsidR="678366E0">
              <w:rPr>
                <w:rFonts w:ascii="Arial" w:hAnsi="Arial" w:cs="Arial"/>
                <w:sz w:val="20"/>
                <w:szCs w:val="20"/>
                <w:lang w:val="en-GB"/>
              </w:rPr>
              <w:t>&gt;R1m</w:t>
            </w:r>
            <w:r w:rsidRPr="3A0D1FA5" w:rsidR="4837EAE8">
              <w:rPr>
                <w:rFonts w:ascii="Arial" w:hAnsi="Arial" w:cs="Arial"/>
                <w:sz w:val="20"/>
                <w:szCs w:val="20"/>
                <w:lang w:val="en-GB"/>
              </w:rPr>
              <w:t xml:space="preserve"> (SA), &gt;$</w:t>
            </w:r>
            <w:ins w:author="Nicholas Ramkumar" w:date="2026-02-10T11:07:23.088Z" w:id="1437537447">
              <w:r w:rsidRPr="3A0D1FA5" w:rsidR="741FD8A7">
                <w:rPr>
                  <w:rFonts w:ascii="Arial" w:hAnsi="Arial" w:cs="Arial"/>
                  <w:sz w:val="20"/>
                  <w:szCs w:val="20"/>
                  <w:lang w:val="en-GB"/>
                </w:rPr>
                <w:t>0,5m</w:t>
              </w:r>
            </w:ins>
            <w:del w:author="Nicholas Ramkumar" w:date="2026-02-10T11:07:18.34Z" w:id="1702243628">
              <w:r w:rsidRPr="3A0D1FA5" w:rsidDel="4837EAE8">
                <w:rPr>
                  <w:rFonts w:ascii="Arial" w:hAnsi="Arial" w:cs="Arial"/>
                  <w:sz w:val="20"/>
                  <w:szCs w:val="20"/>
                  <w:lang w:val="en-GB"/>
                </w:rPr>
                <w:delText>x</w:delText>
              </w:r>
            </w:del>
            <w:r w:rsidRPr="3A0D1FA5" w:rsidR="4837EAE8">
              <w:rPr>
                <w:rFonts w:ascii="Arial" w:hAnsi="Arial" w:cs="Arial"/>
                <w:sz w:val="20"/>
                <w:szCs w:val="20"/>
                <w:lang w:val="en-GB"/>
              </w:rPr>
              <w:t xml:space="preserve"> (ROW)</w:t>
            </w:r>
          </w:p>
        </w:tc>
        <w:tc>
          <w:tcPr>
            <w:tcW w:w="2208" w:type="pct"/>
            <w:tcMar/>
            <w:vAlign w:val="center"/>
          </w:tcPr>
          <w:p w:rsidRPr="00531B07" w:rsidR="002A7F4B" w:rsidP="3A0D1FA5" w:rsidRDefault="00B85D8E" w14:paraId="317973C1" w14:textId="02A9DFAD">
            <w:pPr>
              <w:rPr>
                <w:rFonts w:ascii="Arial" w:hAnsi="Arial" w:cs="Arial"/>
                <w:sz w:val="20"/>
                <w:szCs w:val="20"/>
                <w:lang w:val="en-GB"/>
              </w:rPr>
            </w:pPr>
            <w:r w:rsidRPr="3A0D1FA5" w:rsidR="7061B039">
              <w:rPr>
                <w:rFonts w:ascii="Arial" w:hAnsi="Arial" w:cs="Arial"/>
                <w:sz w:val="20"/>
                <w:szCs w:val="20"/>
                <w:lang w:val="en-GB"/>
              </w:rPr>
              <w:t>&lt;</w:t>
            </w:r>
            <w:r w:rsidRPr="3A0D1FA5" w:rsidR="458318A6">
              <w:rPr>
                <w:rFonts w:ascii="Arial" w:hAnsi="Arial" w:cs="Arial"/>
                <w:sz w:val="20"/>
                <w:szCs w:val="20"/>
                <w:lang w:val="en-GB"/>
              </w:rPr>
              <w:t>R</w:t>
            </w:r>
            <w:r w:rsidRPr="3A0D1FA5" w:rsidR="7061B039">
              <w:rPr>
                <w:rFonts w:ascii="Arial" w:hAnsi="Arial" w:cs="Arial"/>
                <w:sz w:val="20"/>
                <w:szCs w:val="20"/>
                <w:lang w:val="en-GB"/>
              </w:rPr>
              <w:t xml:space="preserve">1m (SA), </w:t>
            </w:r>
            <w:r w:rsidRPr="3A0D1FA5" w:rsidR="12D3F870">
              <w:rPr>
                <w:rFonts w:ascii="Arial" w:hAnsi="Arial" w:cs="Arial"/>
                <w:sz w:val="20"/>
                <w:szCs w:val="20"/>
                <w:lang w:val="en-GB"/>
              </w:rPr>
              <w:t>&lt;$</w:t>
            </w:r>
            <w:ins w:author="Nicholas Ramkumar" w:date="2026-02-10T11:07:26.748Z" w:id="1885513077">
              <w:r w:rsidRPr="3A0D1FA5" w:rsidR="50BF2F78">
                <w:rPr>
                  <w:rFonts w:ascii="Arial" w:hAnsi="Arial" w:cs="Arial"/>
                  <w:sz w:val="20"/>
                  <w:szCs w:val="20"/>
                  <w:lang w:val="en-GB"/>
                </w:rPr>
                <w:t>0,5</w:t>
              </w:r>
            </w:ins>
            <w:del w:author="Nicholas Ramkumar" w:date="2026-02-10T11:07:27.75Z" w:id="1998622519">
              <w:r w:rsidRPr="3A0D1FA5" w:rsidDel="12D3F870">
                <w:rPr>
                  <w:rFonts w:ascii="Arial" w:hAnsi="Arial" w:cs="Arial"/>
                  <w:sz w:val="20"/>
                  <w:szCs w:val="20"/>
                  <w:lang w:val="en-GB"/>
                </w:rPr>
                <w:delText>x</w:delText>
              </w:r>
            </w:del>
            <w:r w:rsidRPr="3A0D1FA5" w:rsidR="12D3F870">
              <w:rPr>
                <w:rFonts w:ascii="Arial" w:hAnsi="Arial" w:cs="Arial"/>
                <w:sz w:val="20"/>
                <w:szCs w:val="20"/>
                <w:lang w:val="en-GB"/>
              </w:rPr>
              <w:t>m</w:t>
            </w:r>
            <w:r w:rsidRPr="3A0D1FA5" w:rsidR="12D3F870">
              <w:rPr>
                <w:rFonts w:ascii="Arial" w:hAnsi="Arial" w:cs="Arial"/>
                <w:sz w:val="20"/>
                <w:szCs w:val="20"/>
                <w:lang w:val="en-GB"/>
              </w:rPr>
              <w:t xml:space="preserve"> (</w:t>
            </w:r>
            <w:r w:rsidRPr="3A0D1FA5" w:rsidR="33858926">
              <w:rPr>
                <w:rFonts w:ascii="Arial" w:hAnsi="Arial" w:cs="Arial"/>
                <w:sz w:val="20"/>
                <w:szCs w:val="20"/>
                <w:lang w:val="en-GB"/>
              </w:rPr>
              <w:t>ROW)</w:t>
            </w:r>
          </w:p>
        </w:tc>
      </w:tr>
    </w:tbl>
    <w:p w:rsidRPr="00531B07" w:rsidR="007D109A" w:rsidP="007D109A" w:rsidRDefault="007D109A" w14:paraId="5C9D2F45" w14:textId="77777777">
      <w:pPr>
        <w:jc w:val="both"/>
        <w:rPr>
          <w:rFonts w:ascii="Arial" w:hAnsi="Arial" w:cs="Arial"/>
          <w:bCs/>
          <w:szCs w:val="20"/>
        </w:rPr>
      </w:pPr>
    </w:p>
    <w:p w:rsidRPr="00531B07" w:rsidR="007D109A" w:rsidP="007D109A" w:rsidRDefault="007D109A" w14:paraId="74236C7F" w14:textId="77777777">
      <w:pPr>
        <w:jc w:val="both"/>
        <w:rPr>
          <w:rFonts w:ascii="Arial" w:hAnsi="Arial" w:cs="Arial"/>
          <w:bCs/>
          <w:szCs w:val="20"/>
        </w:rPr>
      </w:pPr>
    </w:p>
    <w:p w:rsidRPr="00531B07" w:rsidR="00933044" w:rsidP="00933044" w:rsidRDefault="00933044" w14:paraId="1D710C83" w14:textId="77777777">
      <w:pPr>
        <w:rPr>
          <w:rFonts w:ascii="Arial" w:hAnsi="Arial" w:cs="Arial"/>
          <w:b/>
          <w:sz w:val="20"/>
          <w:szCs w:val="20"/>
        </w:rPr>
      </w:pPr>
      <w:r w:rsidRPr="00531B07">
        <w:rPr>
          <w:rFonts w:ascii="Arial" w:hAnsi="Arial" w:cs="Arial"/>
          <w:sz w:val="20"/>
          <w:szCs w:val="20"/>
        </w:rPr>
        <w:t>In Coupa sourcing module, users can conduct two types of events –</w:t>
      </w:r>
    </w:p>
    <w:p w:rsidRPr="00531B07" w:rsidR="00933044" w:rsidP="00933044" w:rsidRDefault="00933044" w14:paraId="14F9BE42" w14:textId="77777777">
      <w:pPr>
        <w:pStyle w:val="ListParagraph"/>
        <w:numPr>
          <w:ilvl w:val="0"/>
          <w:numId w:val="22"/>
        </w:numPr>
        <w:rPr>
          <w:rFonts w:cs="Arial"/>
          <w:szCs w:val="20"/>
        </w:rPr>
      </w:pPr>
      <w:r w:rsidRPr="00531B07">
        <w:rPr>
          <w:rFonts w:cs="Arial"/>
          <w:b/>
          <w:szCs w:val="20"/>
        </w:rPr>
        <w:t>RFx</w:t>
      </w:r>
      <w:r w:rsidRPr="00531B07">
        <w:rPr>
          <w:rFonts w:cs="Arial"/>
          <w:szCs w:val="20"/>
        </w:rPr>
        <w:t xml:space="preserve"> (RFI, RFP, RFQ)</w:t>
      </w:r>
    </w:p>
    <w:p w:rsidR="00933044" w:rsidP="3A0D1FA5" w:rsidRDefault="00933044" w14:paraId="6B93FAF9" w14:textId="520B7E24">
      <w:pPr>
        <w:pStyle w:val="ListParagraph"/>
        <w:numPr>
          <w:ilvl w:val="0"/>
          <w:numId w:val="22"/>
        </w:numPr>
        <w:jc w:val="both"/>
        <w:rPr>
          <w:ins w:author="Sandesh Jagtap" w:date="2026-02-10T08:53:49.463Z" w16du:dateUtc="2026-02-10T08:53:49.463Z" w:id="349865512"/>
          <w:rFonts w:cs="Arial"/>
          <w:b w:val="1"/>
          <w:bCs w:val="1"/>
        </w:rPr>
      </w:pPr>
      <w:r w:rsidRPr="3A0D1FA5" w:rsidR="00933044">
        <w:rPr>
          <w:rFonts w:cs="Arial"/>
          <w:b w:val="1"/>
          <w:bCs w:val="1"/>
        </w:rPr>
        <w:t>Auctions</w:t>
      </w:r>
      <w:r w:rsidRPr="3A0D1FA5" w:rsidR="00933044">
        <w:rPr>
          <w:rFonts w:cs="Arial"/>
        </w:rPr>
        <w:t xml:space="preserve"> (English reverse auction, Dutch reverse auction, Japanese reverse auction)</w:t>
      </w:r>
    </w:p>
    <w:p w:rsidR="0DB3DD17" w:rsidP="3A0D1FA5" w:rsidRDefault="0DB3DD17" w14:paraId="1E81A957" w14:textId="7A018D3E">
      <w:pPr>
        <w:pStyle w:val="Normal"/>
        <w:jc w:val="both"/>
        <w:rPr>
          <w:rFonts w:cs="Arial"/>
          <w:b w:val="1"/>
          <w:bCs w:val="1"/>
        </w:rPr>
      </w:pPr>
      <w:ins w:author="Sandesh Jagtap" w:date="2026-02-10T08:53:59.944Z" w16du:dateUtc="2026-02-10T08:53:59.944Z" w:id="2094467282">
        <w:r w:rsidRPr="3A0D1FA5" w:rsidR="0DB3DD17">
          <w:rPr>
            <w:rFonts w:cs="Arial"/>
            <w:b w:val="1"/>
            <w:bCs w:val="1"/>
          </w:rPr>
          <w:t>Note :</w:t>
        </w:r>
        <w:r w:rsidRPr="3A0D1FA5" w:rsidR="0DB3DD17">
          <w:rPr>
            <w:rFonts w:ascii="Arial" w:hAnsi="Arial" w:eastAsia="Times New Roman" w:cs="Arial" w:asciiTheme="minorAscii" w:hAnsiTheme="minorAscii" w:eastAsiaTheme="minorAscii" w:cstheme="minorBidi"/>
            <w:color w:val="auto"/>
            <w:sz w:val="20"/>
            <w:szCs w:val="20"/>
            <w:lang w:eastAsia="en-GB" w:bidi="ar-SA"/>
            <w:rPrChange w:author="Sandesh Jagtap" w:date="2026-02-10T09:00:21.037Z" w16du:dateUtc="2026-02-10T09:00:21.037Z" w:id="1560241546">
              <w:rPr>
                <w:rFonts w:cs="Arial"/>
                <w:b w:val="1"/>
                <w:bCs w:val="1"/>
              </w:rPr>
            </w:rPrChange>
          </w:rPr>
          <w:t xml:space="preserve"> </w:t>
        </w:r>
      </w:ins>
      <w:ins w:author="Sandesh Jagtap" w:date="2026-02-10T08:55:24.352Z" w16du:dateUtc="2026-02-10T08:55:24.352Z" w:id="1100473692">
        <w:r w:rsidRPr="3A0D1FA5" w:rsidR="1BCEA24F">
          <w:rPr>
            <w:rFonts w:ascii="Arial" w:hAnsi="Arial" w:eastAsia="Times New Roman" w:cs="Arial" w:asciiTheme="minorAscii" w:hAnsiTheme="minorAscii" w:eastAsiaTheme="minorAscii" w:cstheme="minorBidi"/>
            <w:color w:val="auto"/>
            <w:sz w:val="20"/>
            <w:szCs w:val="20"/>
            <w:lang w:eastAsia="en-GB" w:bidi="ar-SA"/>
            <w:rPrChange w:author="Sandesh Jagtap" w:date="2026-02-10T09:00:21.037Z" w16du:dateUtc="2026-02-10T09:00:21.037Z" w:id="2089458890">
              <w:rPr>
                <w:rFonts w:cs="Arial"/>
                <w:b w:val="1"/>
                <w:bCs w:val="1"/>
              </w:rPr>
            </w:rPrChange>
          </w:rPr>
          <w:t xml:space="preserve">In Coupa, both strategic and operational sourcing can be </w:t>
        </w:r>
        <w:r w:rsidRPr="3A0D1FA5" w:rsidR="1BCEA24F">
          <w:rPr>
            <w:rFonts w:ascii="Arial" w:hAnsi="Arial" w:eastAsia="Times New Roman" w:cs="Arial" w:asciiTheme="minorAscii" w:hAnsiTheme="minorAscii" w:eastAsiaTheme="minorAscii" w:cstheme="minorBidi"/>
            <w:color w:val="auto"/>
            <w:sz w:val="20"/>
            <w:szCs w:val="20"/>
            <w:lang w:eastAsia="en-GB" w:bidi="ar-SA"/>
            <w:rPrChange w:author="Sandesh Jagtap" w:date="2026-02-10T09:00:21.037Z" w16du:dateUtc="2026-02-10T09:00:21.037Z" w:id="130043307">
              <w:rPr>
                <w:rFonts w:cs="Arial"/>
                <w:b w:val="1"/>
                <w:bCs w:val="1"/>
              </w:rPr>
            </w:rPrChange>
          </w:rPr>
          <w:t>initiated</w:t>
        </w:r>
        <w:r w:rsidRPr="3A0D1FA5" w:rsidR="1BCEA24F">
          <w:rPr>
            <w:rFonts w:ascii="Arial" w:hAnsi="Arial" w:eastAsia="Times New Roman" w:cs="Arial" w:asciiTheme="minorAscii" w:hAnsiTheme="minorAscii" w:eastAsiaTheme="minorAscii" w:cstheme="minorBidi"/>
            <w:color w:val="auto"/>
            <w:sz w:val="20"/>
            <w:szCs w:val="20"/>
            <w:lang w:eastAsia="en-GB" w:bidi="ar-SA"/>
            <w:rPrChange w:author="Sandesh Jagtap" w:date="2026-02-10T09:00:21.037Z" w16du:dateUtc="2026-02-10T09:00:21.037Z" w:id="939493050">
              <w:rPr>
                <w:rFonts w:cs="Arial"/>
                <w:b w:val="1"/>
                <w:bCs w:val="1"/>
              </w:rPr>
            </w:rPrChange>
          </w:rPr>
          <w:t xml:space="preserve"> from a PR or as a standalone sourcing event (without a PR).</w:t>
        </w:r>
      </w:ins>
    </w:p>
    <w:p w:rsidRPr="00531B07" w:rsidR="00BD7073" w:rsidRDefault="00BD7073" w14:paraId="70666FF0" w14:textId="78C2F9FA">
      <w:pPr>
        <w:spacing w:before="240" w:after="240"/>
        <w:rPr>
          <w:rFonts w:ascii="Arial" w:hAnsi="Arial" w:cs="Arial"/>
          <w:b/>
          <w:bCs/>
          <w:caps/>
          <w:color w:val="BE3144"/>
          <w:lang w:val="en-GB" w:eastAsia="en-US"/>
        </w:rPr>
      </w:pPr>
      <w:r w:rsidRPr="00531B07">
        <w:rPr>
          <w:rFonts w:ascii="Arial" w:hAnsi="Arial" w:cs="Arial"/>
        </w:rPr>
        <w:br w:type="page"/>
      </w:r>
    </w:p>
    <w:p w:rsidRPr="00BF0E14" w:rsidR="00631078" w:rsidP="005C76FD" w:rsidRDefault="538BA8B3" w14:paraId="76AEB764" w14:textId="41D1AF2A">
      <w:pPr>
        <w:pStyle w:val="Heading1"/>
        <w:framePr w:wrap="notBeside"/>
      </w:pPr>
      <w:bookmarkStart w:name="_Toc221204258" w:id="19"/>
      <w:r>
        <w:lastRenderedPageBreak/>
        <w:t>Sourcing</w:t>
      </w:r>
      <w:r w:rsidR="7AEF6F2D">
        <w:t xml:space="preserve"> E</w:t>
      </w:r>
      <w:r w:rsidR="239CC6D4">
        <w:t>vent</w:t>
      </w:r>
      <w:r w:rsidR="7AEF6F2D">
        <w:t xml:space="preserve"> (RF</w:t>
      </w:r>
      <w:r w:rsidR="239CC6D4">
        <w:t>x</w:t>
      </w:r>
      <w:r w:rsidR="7AEF6F2D">
        <w:t>)</w:t>
      </w:r>
      <w:r w:rsidR="293CF948">
        <w:t xml:space="preserve"> P</w:t>
      </w:r>
      <w:r w:rsidR="239CC6D4">
        <w:t>rocess</w:t>
      </w:r>
      <w:r w:rsidR="293CF948">
        <w:t xml:space="preserve"> W</w:t>
      </w:r>
      <w:r w:rsidR="239CC6D4">
        <w:t>orkflow</w:t>
      </w:r>
      <w:bookmarkEnd w:id="19"/>
    </w:p>
    <w:p w:rsidRPr="00531B07" w:rsidR="004F7251" w:rsidP="00A37ED7" w:rsidRDefault="00631078" w14:paraId="2C034600" w14:textId="19DA7A81">
      <w:pPr>
        <w:spacing w:before="240" w:after="120"/>
        <w:jc w:val="both"/>
        <w:rPr>
          <w:ins w:author="Leroy Vieira" w:date="2026-04-29T09:16:42.612Z" w16du:dateUtc="2026-04-29T09:16:42.612Z" w:id="413911117"/>
          <w:rFonts w:ascii="Arial" w:hAnsi="Arial" w:cs="Arial"/>
          <w:sz w:val="20"/>
          <w:szCs w:val="20"/>
        </w:rPr>
      </w:pPr>
      <w:r w:rsidRPr="516FDCC0" w:rsidR="27EAAC83">
        <w:rPr>
          <w:rFonts w:ascii="Arial" w:hAnsi="Arial" w:cs="Arial"/>
          <w:sz w:val="20"/>
          <w:szCs w:val="20"/>
        </w:rPr>
        <w:t xml:space="preserve">The following section provides a comprehensive and detailed explanation of each step illustrated in the corresponding process diagram on every page. This structured approach is intended to enhance clarity, support better understanding of the workflow, and offer meaningful context to stakeholders reviewing the process design. Each description aligns with the visual representation to ensure consistency and </w:t>
      </w:r>
      <w:r w:rsidRPr="516FDCC0" w:rsidR="27EAAC83">
        <w:rPr>
          <w:rFonts w:ascii="Arial" w:hAnsi="Arial" w:cs="Arial"/>
          <w:sz w:val="20"/>
          <w:szCs w:val="20"/>
        </w:rPr>
        <w:t>facilitate</w:t>
      </w:r>
      <w:r w:rsidRPr="516FDCC0" w:rsidR="27EAAC83">
        <w:rPr>
          <w:rFonts w:ascii="Arial" w:hAnsi="Arial" w:cs="Arial"/>
          <w:sz w:val="20"/>
          <w:szCs w:val="20"/>
        </w:rPr>
        <w:t xml:space="preserve"> informed decision-making.</w:t>
      </w:r>
    </w:p>
    <w:p w:rsidR="7B58F729" w:rsidP="34180FAC" w:rsidRDefault="7B58F729" w14:paraId="6E7AD818" w14:textId="5402F883">
      <w:pPr>
        <w:pStyle w:val="Normal"/>
        <w:spacing w:before="240" w:after="120"/>
        <w:jc w:val="both"/>
        <w:pPrChange w:author="Leroy Vieira" w:date="2026-04-29T09:19:39.088Z">
          <w:pPr/>
        </w:pPrChange>
      </w:pPr>
      <w:r w:rsidR="11CA62FC">
        <w:drawing>
          <wp:inline wp14:editId="6A4D8124" wp14:anchorId="558022FD">
            <wp:extent cx="5972175" cy="5848350"/>
            <wp:effectExtent l="0" t="0" r="0" b="0"/>
            <wp:docPr id="398350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350141" name="Picture 398350141"/>
                    <pic:cNvPicPr/>
                  </pic:nvPicPr>
                  <pic:blipFill>
                    <a:blip xmlns:r="http://schemas.openxmlformats.org/officeDocument/2006/relationships" r:embed="rId64775893">
                      <a:extLst>
                        <a:ext uri="{28A0092B-C50C-407E-A947-70E740481C1C}">
                          <a14:useLocalDpi xmlns:a14="http://schemas.microsoft.com/office/drawing/2010/main"/>
                        </a:ext>
                      </a:extLst>
                    </a:blip>
                    <a:stretch>
                      <a:fillRect/>
                    </a:stretch>
                  </pic:blipFill>
                  <pic:spPr>
                    <a:xfrm>
                      <a:off x="0" y="0"/>
                      <a:ext cx="5972175" cy="5848350"/>
                    </a:xfrm>
                    <a:prstGeom prst="rect">
                      <a:avLst/>
                    </a:prstGeom>
                  </pic:spPr>
                </pic:pic>
              </a:graphicData>
            </a:graphic>
          </wp:inline>
        </w:drawing>
      </w:r>
    </w:p>
    <w:p w:rsidR="002A067B" w:rsidP="34180FAC" w:rsidRDefault="4E1604BA" w14:paraId="222C32A5" w14:textId="5A54FBB3">
      <w:pPr>
        <w:jc w:val="right"/>
      </w:pPr>
    </w:p>
    <w:p w:rsidRPr="002A067B" w:rsidR="002A067B" w:rsidP="002A067B" w:rsidRDefault="002A067B" w14:paraId="6D707FE4" w14:textId="0CCC5B19">
      <w:pPr>
        <w:spacing w:before="240" w:after="240"/>
        <w:jc w:val="center"/>
        <w:rPr>
          <w:rFonts w:ascii="Arial" w:hAnsi="Arial" w:cs="Arial"/>
          <w:i/>
          <w:iCs/>
          <w:color w:val="C00000"/>
          <w:u w:val="single"/>
          <w:lang w:val="en-GB"/>
        </w:rPr>
      </w:pPr>
      <w:r w:rsidRPr="002A067B">
        <w:rPr>
          <w:rFonts w:ascii="Arial" w:hAnsi="Arial" w:cs="Arial"/>
          <w:i/>
          <w:iCs/>
          <w:color w:val="C00000"/>
          <w:u w:val="single"/>
          <w:lang w:val="en-GB"/>
        </w:rPr>
        <w:t>Fig 7 Sourcing Workflow</w:t>
      </w:r>
    </w:p>
    <w:p w:rsidRPr="00531B07" w:rsidR="00631078" w:rsidP="002A067B" w:rsidRDefault="00631078" w14:paraId="4415DB2B" w14:textId="3DEDC54C">
      <w:pPr>
        <w:rPr>
          <w:rFonts w:ascii="Arial" w:hAnsi="Arial" w:cs="Arial"/>
          <w:b/>
          <w:bCs/>
          <w:lang w:val="en-GB"/>
        </w:rPr>
      </w:pPr>
    </w:p>
    <w:tbl>
      <w:tblPr>
        <w:tblW w:w="9629"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Change w:author="Leroy Vieira" w:date="2026-04-29T09:01:36.484Z" w16du:dateUtc="2026-04-29T09:01:36.484Z" w:id="1224541417">
          <w:tblPr>
            <w:tblW w:w="9629" w:type="dxa"/>
            <w:tblInd w:w="5"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A0" w:firstRow="1" w:lastRow="0" w:firstColumn="1" w:lastColumn="0" w:noHBand="0" w:noVBand="1"/>
          </w:tblPr>
        </w:tblPrChange>
      </w:tblPr>
      <w:tblGrid>
        <w:gridCol w:w="764"/>
        <w:gridCol w:w="1515"/>
        <w:gridCol w:w="7350"/>
        <w:tblGridChange w:id="1835726666">
          <w:tblGrid>
            <w:gridCol w:w="608"/>
            <w:gridCol w:w="1671"/>
            <w:gridCol w:w="7350"/>
          </w:tblGrid>
        </w:tblGridChange>
      </w:tblGrid>
      <w:tr w:rsidRPr="00531B07" w:rsidR="00896AB0" w:rsidTr="516FDCC0" w14:paraId="25BDA495" w14:textId="77777777">
        <w:trPr>
          <w:trHeight w:val="290"/>
          <w:tblHeader/>
          <w:trPrChange w:author="Leroy Vieira" w:date="2026-04-29T09:01:35.564Z" w16du:dateUtc="2026-04-29T09:01:35.564Z" w:id="228325791">
            <w:trPr>
              <w:trHeight w:val="290"/>
            </w:trPr>
          </w:trPrChange>
        </w:trPr>
        <w:tc>
          <w:tcPr>
            <w:tcW w:w="764" w:type="dxa"/>
            <w:shd w:val="clear" w:color="auto" w:fill="C00000"/>
            <w:tcMar/>
            <w:vAlign w:val="center"/>
            <w:tcPrChange w:author="Leroy Vieira" w:date="2026-04-29T09:01:36.484Z" w:id="1130547029">
              <w:tcPr>
                <w:tcW w:w="608" w:type="dxa"/>
                <w:shd w:val="clear" w:color="auto" w:fill="C00000"/>
                <w:tcMar/>
                <w:vAlign w:val="center"/>
              </w:tcPr>
            </w:tcPrChange>
          </w:tcPr>
          <w:p w:rsidRPr="00BF0E14" w:rsidR="00896AB0" w:rsidP="00BF0E14" w:rsidRDefault="00BF0E14" w14:paraId="28B5DFD5" w14:textId="2547FB4B">
            <w:pPr>
              <w:spacing w:before="120" w:beforeAutospacing="1" w:after="120" w:afterAutospacing="1"/>
              <w:rPr>
                <w:rFonts w:ascii="Arial" w:hAnsi="Arial" w:cs="Arial"/>
                <w:b/>
                <w:bCs/>
                <w:color w:val="EE0000"/>
                <w:sz w:val="20"/>
                <w:szCs w:val="20"/>
                <w:lang w:eastAsia="en-IN"/>
              </w:rPr>
            </w:pPr>
            <w:r w:rsidRPr="00BF0E14">
              <w:rPr>
                <w:rFonts w:ascii="Arial" w:hAnsi="Arial" w:cs="Arial"/>
                <w:b/>
                <w:bCs/>
                <w:color w:val="FFFFFF" w:themeColor="background1"/>
                <w:sz w:val="20"/>
                <w:szCs w:val="20"/>
                <w:lang w:eastAsia="en-IN"/>
              </w:rPr>
              <w:t>S. No.</w:t>
            </w:r>
          </w:p>
        </w:tc>
        <w:tc>
          <w:tcPr>
            <w:tcW w:w="1515" w:type="dxa"/>
            <w:shd w:val="clear" w:color="auto" w:fill="C00000"/>
            <w:noWrap/>
            <w:tcMar/>
            <w:vAlign w:val="center"/>
            <w:hideMark/>
            <w:tcPrChange w:author="Leroy Vieira" w:date="2026-04-29T09:01:36.484Z" w:id="286560211">
              <w:tcPr>
                <w:tcW w:w="1671" w:type="dxa"/>
                <w:shd w:val="clear" w:color="auto" w:fill="C00000"/>
                <w:tcMar/>
                <w:vAlign w:val="center"/>
              </w:tcPr>
            </w:tcPrChange>
          </w:tcPr>
          <w:p w:rsidRPr="00896AB0" w:rsidR="00896AB0" w:rsidP="5AD9164B" w:rsidRDefault="00896AB0" w14:paraId="2E944F7D" w14:textId="2947207B">
            <w:pPr>
              <w:spacing w:before="120" w:beforeAutospacing="1" w:after="120" w:afterAutospacing="1"/>
              <w:jc w:val="center"/>
              <w:rPr>
                <w:rFonts w:ascii="Arial" w:hAnsi="Arial" w:cs="Arial"/>
                <w:b/>
                <w:bCs/>
                <w:color w:val="FFFFFF" w:themeColor="background1"/>
                <w:sz w:val="20"/>
                <w:szCs w:val="20"/>
                <w:lang w:eastAsia="en-IN"/>
              </w:rPr>
            </w:pPr>
            <w:r w:rsidRPr="00896AB0">
              <w:rPr>
                <w:rFonts w:ascii="Arial" w:hAnsi="Arial" w:cs="Arial"/>
                <w:b/>
                <w:bCs/>
                <w:color w:val="FFFFFF" w:themeColor="background1"/>
                <w:sz w:val="20"/>
                <w:szCs w:val="20"/>
                <w:lang w:eastAsia="en-IN"/>
              </w:rPr>
              <w:t>Activity</w:t>
            </w:r>
          </w:p>
        </w:tc>
        <w:tc>
          <w:tcPr>
            <w:tcW w:w="7350" w:type="dxa"/>
            <w:shd w:val="clear" w:color="auto" w:fill="C00000"/>
            <w:noWrap/>
            <w:tcMar/>
            <w:vAlign w:val="center"/>
            <w:hideMark/>
            <w:tcPrChange w:author="Leroy Vieira" w:date="2026-04-29T09:01:36.484Z" w:id="1470565614">
              <w:tcPr>
                <w:tcW w:w="7350" w:type="dxa"/>
                <w:shd w:val="clear" w:color="auto" w:fill="C00000"/>
                <w:tcMar/>
                <w:vAlign w:val="center"/>
              </w:tcPr>
            </w:tcPrChange>
          </w:tcPr>
          <w:p w:rsidRPr="00531B07" w:rsidR="00896AB0" w:rsidP="5AD9164B" w:rsidRDefault="00896AB0" w14:paraId="0ABA3CDD" w14:textId="073ECCB6">
            <w:pPr>
              <w:spacing w:before="120" w:beforeAutospacing="1" w:after="120" w:afterAutospacing="1"/>
              <w:jc w:val="center"/>
              <w:rPr>
                <w:rFonts w:ascii="Arial" w:hAnsi="Arial" w:cs="Arial"/>
                <w:b/>
                <w:bCs/>
                <w:color w:val="FFFFFF" w:themeColor="background1"/>
                <w:sz w:val="20"/>
                <w:szCs w:val="20"/>
                <w:lang w:eastAsia="en-IN"/>
              </w:rPr>
            </w:pPr>
            <w:r w:rsidRPr="00896AB0">
              <w:rPr>
                <w:rFonts w:ascii="Arial" w:hAnsi="Arial" w:cs="Arial"/>
                <w:b/>
                <w:bCs/>
                <w:color w:val="FFFFFF" w:themeColor="background1"/>
                <w:sz w:val="20"/>
                <w:szCs w:val="20"/>
                <w:lang w:eastAsia="en-IN"/>
              </w:rPr>
              <w:t>Description</w:t>
            </w:r>
          </w:p>
        </w:tc>
      </w:tr>
      <w:tr w:rsidRPr="00531B07" w:rsidR="00896AB0" w:rsidTr="516FDCC0" w14:paraId="77A81E79" w14:textId="77777777">
        <w:trPr>
          <w:trHeight w:val="782"/>
          <w:trPrChange w:author="Leroy Vieira" w:date="2026-04-29T08:56:31.938Z" w16du:dateUtc="2026-04-29T08:56:31.938Z" w:id="1953058050">
            <w:trPr>
              <w:trHeight w:val="290"/>
            </w:trPr>
          </w:trPrChange>
        </w:trPr>
        <w:tc>
          <w:tcPr>
            <w:tcW w:w="764" w:type="dxa"/>
            <w:tcMar/>
            <w:vAlign w:val="center"/>
            <w:tcPrChange w:author="Leroy Vieira" w:date="2026-04-29T09:01:36.485Z" w:id="799683568">
              <w:tcPr>
                <w:tcW w:w="608" w:type="dxa"/>
                <w:tcMar/>
                <w:vAlign w:val="center"/>
              </w:tcPr>
            </w:tcPrChange>
          </w:tcPr>
          <w:p w:rsidRPr="002C3AD9" w:rsidR="00896AB0" w:rsidP="00BF0E14" w:rsidRDefault="002C3AD9" w14:paraId="3B6510C5" w14:textId="2C727F43">
            <w:pPr>
              <w:spacing w:before="120" w:beforeAutospacing="1" w:after="120" w:afterAutospacing="1"/>
              <w:rPr>
                <w:rFonts w:ascii="Arial" w:hAnsi="Arial" w:cs="Arial"/>
                <w:sz w:val="20"/>
                <w:szCs w:val="20"/>
                <w:lang w:eastAsia="en-IN"/>
              </w:rPr>
            </w:pPr>
            <w:r>
              <w:rPr>
                <w:rFonts w:ascii="Arial" w:hAnsi="Arial" w:cs="Arial"/>
                <w:sz w:val="20"/>
                <w:szCs w:val="20"/>
                <w:lang w:eastAsia="en-IN"/>
              </w:rPr>
              <w:t>7.1</w:t>
            </w:r>
          </w:p>
        </w:tc>
        <w:tc>
          <w:tcPr>
            <w:tcW w:w="1515" w:type="dxa"/>
            <w:noWrap/>
            <w:tcMar/>
            <w:vAlign w:val="center"/>
            <w:tcPrChange w:author="Leroy Vieira" w:date="2026-04-29T09:01:36.485Z" w:id="1837594497">
              <w:tcPr>
                <w:tcW w:w="1671" w:type="dxa"/>
                <w:tcMar/>
                <w:vAlign w:val="center"/>
              </w:tcPr>
            </w:tcPrChange>
          </w:tcPr>
          <w:p w:rsidRPr="00531B07" w:rsidR="00896AB0" w:rsidP="516FDCC0" w:rsidRDefault="00896AB0" w14:paraId="2BB30608" w14:textId="262FE9F1">
            <w:pPr>
              <w:pStyle w:val="Normal"/>
              <w:suppressLineNumbers w:val="0"/>
              <w:bidi w:val="0"/>
              <w:spacing w:before="0" w:beforeAutospacing="off" w:after="0" w:afterAutospacing="off" w:line="259" w:lineRule="auto"/>
              <w:ind w:left="0" w:right="0"/>
              <w:jc w:val="left"/>
              <w:rPr>
                <w:rFonts w:ascii="Arial" w:hAnsi="Arial" w:cs="Arial"/>
                <w:sz w:val="20"/>
                <w:szCs w:val="20"/>
                <w:lang w:eastAsia="en-IN"/>
                <w:rPrChange w:author="Leroy Vieira" w:date="2026-04-29T08:50:31.351Z" w:id="595020501">
                  <w:rPr>
                    <w:rFonts w:ascii="Arial" w:hAnsi="Arial" w:cs="Arial"/>
                    <w:b w:val="1"/>
                    <w:bCs w:val="1"/>
                    <w:sz w:val="20"/>
                    <w:szCs w:val="20"/>
                    <w:lang w:eastAsia="en-IN"/>
                  </w:rPr>
                </w:rPrChange>
              </w:rPr>
              <w:pPrChange w:author="Leroy Vieira" w:date="2026-04-29T08:50:31.346Z">
                <w:pPr>
                  <w:pStyle w:val="Normal"/>
                  <w:spacing w:beforeAutospacing="on" w:afterAutospacing="on"/>
                </w:pPr>
              </w:pPrChange>
            </w:pPr>
            <w:del w:author="Leroy Vieira" w:date="2026-04-29T08:52:37.971Z" w16du:dateUtc="2026-04-29T08:52:37.971Z" w:id="1883397246">
              <w:r w:rsidRPr="516FDCC0" w:rsidDel="7DB5DCAF">
                <w:rPr>
                  <w:rFonts w:ascii="Arial" w:hAnsi="Arial" w:cs="Arial"/>
                  <w:sz w:val="20"/>
                  <w:szCs w:val="20"/>
                  <w:lang w:eastAsia="en-IN"/>
                </w:rPr>
                <w:delText>Create Sourcing Request via PR</w:delText>
              </w:r>
            </w:del>
            <w:ins w:author="Leroy Vieira" w:date="2026-04-29T08:52:59.949Z" w16du:dateUtc="2026-04-29T08:52:59.949Z" w:id="957941605">
              <w:r w:rsidRPr="516FDCC0" w:rsidR="6A4966B4">
                <w:rPr>
                  <w:rFonts w:ascii="Arial" w:hAnsi="Arial" w:cs="Arial"/>
                  <w:sz w:val="20"/>
                  <w:szCs w:val="20"/>
                  <w:lang w:eastAsia="en-IN"/>
                </w:rPr>
                <w:t>Create Sourcing Request For</w:t>
              </w:r>
            </w:ins>
            <w:ins w:author="Leroy Vieira" w:date="2026-04-29T08:53:00.039Z" w16du:dateUtc="2026-04-29T08:53:00.039Z" w:id="299860535">
              <w:r w:rsidRPr="516FDCC0" w:rsidR="6A4966B4">
                <w:rPr>
                  <w:rFonts w:ascii="Arial" w:hAnsi="Arial" w:cs="Arial"/>
                  <w:sz w:val="20"/>
                  <w:szCs w:val="20"/>
                  <w:lang w:eastAsia="en-IN"/>
                </w:rPr>
                <w:t>m</w:t>
              </w:r>
            </w:ins>
          </w:p>
        </w:tc>
        <w:tc>
          <w:tcPr>
            <w:tcW w:w="7350" w:type="dxa"/>
            <w:noWrap/>
            <w:tcMar/>
            <w:tcPrChange w:author="Leroy Vieira" w:date="2026-04-29T09:01:36.486Z" w:id="863884404">
              <w:tcPr>
                <w:tcW w:w="7350" w:type="dxa"/>
                <w:tcMar/>
              </w:tcPr>
            </w:tcPrChange>
          </w:tcPr>
          <w:p w:rsidRPr="00531B07" w:rsidR="00896AB0" w:rsidP="516FDCC0" w:rsidRDefault="00896AB0" w14:paraId="0DFB2ADD" w14:textId="249CFE2E">
            <w:pPr>
              <w:pStyle w:val="Normal"/>
              <w:spacing w:before="0" w:beforeAutospacing="off" w:after="0" w:afterAutospacing="off"/>
              <w:jc w:val="both"/>
              <w:rPr>
                <w:rFonts w:ascii="Arial" w:hAnsi="Arial" w:eastAsia="Arial Nova" w:cs="Arial"/>
                <w:sz w:val="20"/>
                <w:szCs w:val="20"/>
              </w:rPr>
            </w:pPr>
            <w:ins w:author="Leroy Vieira" w:date="2026-04-29T08:55:45.497Z" w16du:dateUtc="2026-04-29T08:55:45.497Z" w:id="1541482502">
              <w:r w:rsidRPr="516FDCC0" w:rsidR="270BBB4E">
                <w:rPr>
                  <w:rFonts w:ascii="Arial" w:hAnsi="Arial" w:eastAsia="Arial" w:cs="Arial"/>
                  <w:noProof w:val="0"/>
                  <w:sz w:val="20"/>
                  <w:szCs w:val="20"/>
                  <w:lang w:val="en-IN"/>
                </w:rPr>
                <w:t xml:space="preserve">The Requester can </w:t>
              </w:r>
              <w:r w:rsidRPr="516FDCC0" w:rsidR="270BBB4E">
                <w:rPr>
                  <w:rFonts w:ascii="Arial" w:hAnsi="Arial" w:eastAsia="Arial" w:cs="Arial"/>
                  <w:noProof w:val="0"/>
                  <w:sz w:val="20"/>
                  <w:szCs w:val="20"/>
                  <w:lang w:val="en-IN"/>
                </w:rPr>
                <w:t>initiate</w:t>
              </w:r>
              <w:r w:rsidRPr="516FDCC0" w:rsidR="270BBB4E">
                <w:rPr>
                  <w:rFonts w:ascii="Arial" w:hAnsi="Arial" w:eastAsia="Arial" w:cs="Arial"/>
                  <w:noProof w:val="0"/>
                  <w:sz w:val="20"/>
                  <w:szCs w:val="20"/>
                  <w:lang w:val="en-IN"/>
                </w:rPr>
                <w:t xml:space="preserve"> a Sourcing Request Form from home screen. All required information must be accurately completed in the form before submitting it to Buyer in accordance with the defined sourcing process.</w:t>
              </w:r>
              <w:r w:rsidRPr="516FDCC0" w:rsidR="270BBB4E">
                <w:rPr>
                  <w:rFonts w:ascii="Arial" w:hAnsi="Arial" w:eastAsia="Arial Nova" w:cs="Arial"/>
                  <w:sz w:val="20"/>
                  <w:szCs w:val="20"/>
                </w:rPr>
                <w:t xml:space="preserve"> </w:t>
              </w:r>
            </w:ins>
            <w:del w:author="Leroy Vieira" w:date="2026-04-29T08:52:28.242Z" w16du:dateUtc="2026-04-29T08:52:28.242Z" w:id="896986930">
              <w:r w:rsidRPr="516FDCC0" w:rsidDel="7DB5DCAF">
                <w:rPr>
                  <w:rFonts w:ascii="Arial" w:hAnsi="Arial" w:eastAsia="Arial Nova" w:cs="Arial"/>
                  <w:sz w:val="20"/>
                  <w:szCs w:val="20"/>
                </w:rPr>
                <w:delText xml:space="preserve">The Requester may </w:delText>
              </w:r>
              <w:r w:rsidRPr="516FDCC0" w:rsidDel="7DB5DCAF">
                <w:rPr>
                  <w:rFonts w:ascii="Arial" w:hAnsi="Arial" w:eastAsia="Arial Nova" w:cs="Arial"/>
                  <w:sz w:val="20"/>
                  <w:szCs w:val="20"/>
                </w:rPr>
                <w:delText>initiate</w:delText>
              </w:r>
              <w:r w:rsidRPr="516FDCC0" w:rsidDel="7DB5DCAF">
                <w:rPr>
                  <w:rFonts w:ascii="Arial" w:hAnsi="Arial" w:eastAsia="Arial Nova" w:cs="Arial"/>
                  <w:sz w:val="20"/>
                  <w:szCs w:val="20"/>
                </w:rPr>
                <w:delText xml:space="preserve"> a Purchase Request (PR) when they require the buyer to conduct sourcing for specific goods or services. Once the PR is </w:delText>
              </w:r>
              <w:r w:rsidRPr="516FDCC0" w:rsidDel="7DB5DCAF">
                <w:rPr>
                  <w:rFonts w:ascii="Arial" w:hAnsi="Arial" w:eastAsia="Arial Nova" w:cs="Arial"/>
                  <w:sz w:val="20"/>
                  <w:szCs w:val="20"/>
                </w:rPr>
                <w:delText>submitted</w:delText>
              </w:r>
              <w:r w:rsidRPr="516FDCC0" w:rsidDel="7DB5DCAF">
                <w:rPr>
                  <w:rFonts w:ascii="Arial" w:hAnsi="Arial" w:eastAsia="Arial Nova" w:cs="Arial"/>
                  <w:sz w:val="20"/>
                  <w:szCs w:val="20"/>
                </w:rPr>
                <w:delText xml:space="preserve"> and routed to the procurement team, they can convert the PR into a sourcing event and carry out the </w:delText>
              </w:r>
              <w:r w:rsidRPr="516FDCC0" w:rsidDel="7DB5DCAF">
                <w:rPr>
                  <w:rFonts w:ascii="Arial" w:hAnsi="Arial" w:eastAsia="Arial Nova" w:cs="Arial"/>
                  <w:sz w:val="20"/>
                  <w:szCs w:val="20"/>
                </w:rPr>
                <w:delText>subsequent</w:delText>
              </w:r>
              <w:r w:rsidRPr="516FDCC0" w:rsidDel="7DB5DCAF">
                <w:rPr>
                  <w:rFonts w:ascii="Arial" w:hAnsi="Arial" w:eastAsia="Arial Nova" w:cs="Arial"/>
                  <w:sz w:val="20"/>
                  <w:szCs w:val="20"/>
                </w:rPr>
                <w:delText xml:space="preserve"> activities. Once converted to a Sourcing event, the PR status will be marked as “Pending Buyer Action</w:delText>
              </w:r>
              <w:r w:rsidRPr="516FDCC0" w:rsidDel="7DB5DCAF">
                <w:rPr>
                  <w:rFonts w:ascii="Arial" w:hAnsi="Arial" w:eastAsia="Arial Nova" w:cs="Arial"/>
                  <w:sz w:val="20"/>
                  <w:szCs w:val="20"/>
                </w:rPr>
                <w:delText>”.</w:delText>
              </w:r>
            </w:del>
          </w:p>
        </w:tc>
      </w:tr>
      <w:tr w:rsidR="516FDCC0" w:rsidTr="516FDCC0" w14:paraId="4BB4F2C4">
        <w:trPr>
          <w:trHeight w:val="290"/>
          <w:trPrChange w:author="Leroy Vieira" w:date="2026-04-29T09:01:35.572Z" w16du:dateUtc="2026-04-29T09:01:35.572Z" w:id="1953058050">
            <w:trPr>
              <w:trHeight w:val="290"/>
            </w:trPr>
          </w:trPrChange>
          <w:ins w:author="Leroy Vieira" w:date="2026-04-29T08:53:16.238Z" w16du:dateUtc="2026-04-29T08:53:16.238Z" w:id="1363694612"/>
        </w:trPr>
        <w:tc>
          <w:tcPr>
            <w:tcW w:w="764" w:type="dxa"/>
            <w:tcMar/>
            <w:vAlign w:val="center"/>
            <w:tcPrChange w:author="Leroy Vieira" w:date="2026-04-29T09:01:36.486Z" w:id="799683568">
              <w:tcPr>
                <w:tcW w:w="608" w:type="dxa"/>
                <w:tcMar/>
                <w:vAlign w:val="center"/>
              </w:tcPr>
            </w:tcPrChange>
          </w:tcPr>
          <w:p w:rsidR="353672BD" w:rsidP="516FDCC0" w:rsidRDefault="353672BD" w14:paraId="3B52B0AC" w14:textId="2A4F29E0">
            <w:pPr>
              <w:pStyle w:val="Normal"/>
              <w:rPr>
                <w:rFonts w:ascii="Arial" w:hAnsi="Arial" w:cs="Arial"/>
                <w:sz w:val="20"/>
                <w:szCs w:val="20"/>
                <w:lang w:eastAsia="en-IN"/>
              </w:rPr>
            </w:pPr>
            <w:ins w:author="Leroy Vieira" w:date="2026-04-29T08:53:19.279Z" w16du:dateUtc="2026-04-29T08:53:19.279Z" w:id="826996373">
              <w:r w:rsidRPr="516FDCC0" w:rsidR="353672BD">
                <w:rPr>
                  <w:rFonts w:ascii="Arial" w:hAnsi="Arial" w:cs="Arial"/>
                  <w:sz w:val="20"/>
                  <w:szCs w:val="20"/>
                  <w:lang w:eastAsia="en-IN"/>
                </w:rPr>
                <w:t>7.2</w:t>
              </w:r>
            </w:ins>
          </w:p>
        </w:tc>
        <w:tc>
          <w:tcPr>
            <w:tcW w:w="1515" w:type="dxa"/>
            <w:noWrap/>
            <w:tcMar/>
            <w:vAlign w:val="center"/>
            <w:tcPrChange w:author="Leroy Vieira" w:date="2026-04-29T09:01:36.486Z" w:id="1837594497">
              <w:tcPr>
                <w:tcW w:w="1671" w:type="dxa"/>
                <w:tcMar/>
                <w:vAlign w:val="center"/>
              </w:tcPr>
            </w:tcPrChange>
          </w:tcPr>
          <w:p w:rsidR="353672BD" w:rsidP="516FDCC0" w:rsidRDefault="353672BD" w14:paraId="4B9A4E2E" w14:textId="6829D406">
            <w:pPr>
              <w:pStyle w:val="Normal"/>
              <w:spacing w:line="259" w:lineRule="auto"/>
              <w:jc w:val="left"/>
              <w:rPr>
                <w:rFonts w:ascii="Arial" w:hAnsi="Arial" w:cs="Arial"/>
                <w:sz w:val="20"/>
                <w:szCs w:val="20"/>
                <w:lang w:eastAsia="en-IN"/>
              </w:rPr>
            </w:pPr>
            <w:ins w:author="Leroy Vieira" w:date="2026-04-29T08:53:26.149Z" w16du:dateUtc="2026-04-29T08:53:26.149Z" w:id="1869731349">
              <w:r w:rsidRPr="516FDCC0" w:rsidR="353672BD">
                <w:rPr>
                  <w:rFonts w:ascii="Arial" w:hAnsi="Arial" w:cs="Arial"/>
                  <w:sz w:val="20"/>
                  <w:szCs w:val="20"/>
                  <w:lang w:eastAsia="en-IN"/>
                </w:rPr>
                <w:t>Submit for approval</w:t>
              </w:r>
            </w:ins>
          </w:p>
        </w:tc>
        <w:tc>
          <w:tcPr>
            <w:tcW w:w="7350" w:type="dxa"/>
            <w:noWrap/>
            <w:tcMar/>
            <w:tcPrChange w:author="Leroy Vieira" w:date="2026-04-29T09:01:36.486Z" w:id="863884404">
              <w:tcPr>
                <w:tcW w:w="7350" w:type="dxa"/>
                <w:tcMar/>
              </w:tcPr>
            </w:tcPrChange>
          </w:tcPr>
          <w:p w:rsidR="6D6312C7" w:rsidP="516FDCC0" w:rsidRDefault="6D6312C7" w14:paraId="42B8567A" w14:textId="18291544">
            <w:pPr>
              <w:pStyle w:val="Normal"/>
              <w:suppressLineNumbers w:val="0"/>
              <w:bidi w:val="0"/>
              <w:spacing w:before="0" w:beforeAutospacing="off" w:after="0" w:afterAutospacing="off" w:line="259" w:lineRule="auto"/>
              <w:ind w:left="0" w:right="0"/>
              <w:jc w:val="both"/>
              <w:rPr>
                <w:rFonts w:ascii="Arial" w:hAnsi="Arial" w:eastAsia="Arial" w:cs="Arial"/>
                <w:noProof w:val="0"/>
                <w:sz w:val="20"/>
                <w:szCs w:val="20"/>
                <w:lang w:val="en-IN"/>
              </w:rPr>
              <w:pPrChange w:author="Leroy Vieira" w:date="2026-04-29T09:21:42.628Z">
                <w:pPr>
                  <w:pStyle w:val="Normal"/>
                  <w:spacing w:before="0" w:beforeAutospacing="off"/>
                </w:pPr>
              </w:pPrChange>
            </w:pPr>
            <w:ins w:author="Leroy Vieira" w:date="2026-04-29T08:56:26.164Z" w16du:dateUtc="2026-04-29T08:56:26.164Z" w:id="149939718">
              <w:r w:rsidRPr="516FDCC0" w:rsidR="6D6312C7">
                <w:rPr>
                  <w:rFonts w:ascii="Arial" w:hAnsi="Arial" w:eastAsia="Arial" w:cs="Arial"/>
                  <w:noProof w:val="0"/>
                  <w:sz w:val="20"/>
                  <w:szCs w:val="20"/>
                  <w:lang w:val="en-IN"/>
                </w:rPr>
                <w:t xml:space="preserve">Once the sourcing request form is completed by the Requester, the form will be </w:t>
              </w:r>
              <w:r w:rsidRPr="516FDCC0" w:rsidR="6D6312C7">
                <w:rPr>
                  <w:rFonts w:ascii="Arial" w:hAnsi="Arial" w:eastAsia="Arial" w:cs="Arial"/>
                  <w:noProof w:val="0"/>
                  <w:sz w:val="20"/>
                  <w:szCs w:val="20"/>
                  <w:lang w:val="en-IN"/>
                </w:rPr>
                <w:t>submitted</w:t>
              </w:r>
              <w:r w:rsidRPr="516FDCC0" w:rsidR="6D6312C7">
                <w:rPr>
                  <w:rFonts w:ascii="Arial" w:hAnsi="Arial" w:eastAsia="Arial" w:cs="Arial"/>
                  <w:noProof w:val="0"/>
                  <w:sz w:val="20"/>
                  <w:szCs w:val="20"/>
                  <w:lang w:val="en-IN"/>
                </w:rPr>
                <w:t xml:space="preserve"> for approval.</w:t>
              </w:r>
            </w:ins>
            <w:ins w:author="Leroy Vieira" w:date="2026-04-29T09:21:59.377Z" w16du:dateUtc="2026-04-29T09:21:59.377Z" w:id="1868374506">
              <w:r w:rsidRPr="516FDCC0" w:rsidR="496F7853">
                <w:rPr>
                  <w:rFonts w:ascii="Arial" w:hAnsi="Arial" w:eastAsia="Arial" w:cs="Arial"/>
                  <w:noProof w:val="0"/>
                  <w:sz w:val="20"/>
                  <w:szCs w:val="20"/>
                  <w:lang w:val="en-IN"/>
                </w:rPr>
                <w:t xml:space="preserve"> Once approved, the sourcing event gets created in draft status</w:t>
              </w:r>
            </w:ins>
            <w:ins w:author="Leroy Vieira" w:date="2026-04-29T09:22:00.898Z" w16du:dateUtc="2026-04-29T09:22:00.898Z" w:id="1477265234">
              <w:r w:rsidRPr="516FDCC0" w:rsidR="496F7853">
                <w:rPr>
                  <w:rFonts w:ascii="Arial" w:hAnsi="Arial" w:eastAsia="Arial" w:cs="Arial"/>
                  <w:noProof w:val="0"/>
                  <w:sz w:val="20"/>
                  <w:szCs w:val="20"/>
                  <w:lang w:val="en-IN"/>
                </w:rPr>
                <w:t>.</w:t>
              </w:r>
            </w:ins>
          </w:p>
        </w:tc>
      </w:tr>
      <w:tr w:rsidR="516FDCC0" w:rsidTr="516FDCC0" w14:paraId="5ED3234D">
        <w:trPr>
          <w:trHeight w:val="290"/>
          <w:trPrChange w:author="Leroy Vieira" w:date="2026-04-29T09:01:35.575Z" w16du:dateUtc="2026-04-29T09:01:35.575Z" w:id="1953058050">
            <w:trPr>
              <w:trHeight w:val="290"/>
            </w:trPr>
          </w:trPrChange>
          <w:ins w:author="Leroy Vieira" w:date="2026-04-29T08:50:15.949Z" w16du:dateUtc="2026-04-29T08:50:15.949Z" w:id="1352430703"/>
        </w:trPr>
        <w:tc>
          <w:tcPr>
            <w:tcW w:w="764" w:type="dxa"/>
            <w:tcMar/>
            <w:vAlign w:val="center"/>
            <w:tcPrChange w:author="Leroy Vieira" w:date="2026-04-29T09:01:36.486Z" w:id="799683568">
              <w:tcPr>
                <w:tcW w:w="608" w:type="dxa"/>
                <w:tcMar/>
                <w:vAlign w:val="center"/>
              </w:tcPr>
            </w:tcPrChange>
          </w:tcPr>
          <w:p w:rsidR="01D22B3C" w:rsidP="516FDCC0" w:rsidRDefault="01D22B3C" w14:paraId="5B803A65" w14:textId="1D98A671">
            <w:pPr>
              <w:pStyle w:val="Normal"/>
              <w:suppressLineNumbers w:val="0"/>
              <w:bidi w:val="0"/>
              <w:spacing w:beforeAutospacing="on" w:afterAutospacing="on" w:line="259" w:lineRule="auto"/>
              <w:ind w:left="0" w:right="0"/>
              <w:jc w:val="left"/>
              <w:rPr>
                <w:rFonts w:ascii="Arial" w:hAnsi="Arial" w:cs="Arial"/>
                <w:sz w:val="20"/>
                <w:szCs w:val="20"/>
                <w:lang w:eastAsia="en-IN"/>
              </w:rPr>
              <w:pPrChange w:author="Leroy Vieira" w:date="2026-04-29T08:50:44.089Z">
                <w:pPr>
                  <w:pStyle w:val="Normal"/>
                </w:pPr>
              </w:pPrChange>
            </w:pPr>
            <w:ins w:author="Leroy Vieira" w:date="2026-04-29T08:51:21.588Z" w16du:dateUtc="2026-04-29T08:51:21.588Z" w:id="355524558">
              <w:r w:rsidRPr="516FDCC0" w:rsidR="01D22B3C">
                <w:rPr>
                  <w:rFonts w:ascii="Arial" w:hAnsi="Arial" w:cs="Arial"/>
                  <w:sz w:val="20"/>
                  <w:szCs w:val="20"/>
                  <w:lang w:eastAsia="en-IN"/>
                </w:rPr>
                <w:t>7.</w:t>
              </w:r>
            </w:ins>
            <w:ins w:author="Leroy Vieira" w:date="2026-04-29T08:57:10.035Z" w16du:dateUtc="2026-04-29T08:57:10.035Z" w:id="2017993373">
              <w:r w:rsidRPr="516FDCC0" w:rsidR="72445B90">
                <w:rPr>
                  <w:rFonts w:ascii="Arial" w:hAnsi="Arial" w:cs="Arial"/>
                  <w:sz w:val="20"/>
                  <w:szCs w:val="20"/>
                  <w:lang w:eastAsia="en-IN"/>
                </w:rPr>
                <w:t>3</w:t>
              </w:r>
            </w:ins>
          </w:p>
        </w:tc>
        <w:tc>
          <w:tcPr>
            <w:tcW w:w="1515" w:type="dxa"/>
            <w:noWrap/>
            <w:tcMar/>
            <w:vAlign w:val="center"/>
            <w:tcPrChange w:author="Leroy Vieira" w:date="2026-04-29T09:01:36.486Z" w:id="1837594497">
              <w:tcPr>
                <w:tcW w:w="1671" w:type="dxa"/>
                <w:tcMar/>
                <w:vAlign w:val="center"/>
              </w:tcPr>
            </w:tcPrChange>
          </w:tcPr>
          <w:p w:rsidR="4A5CBCC6" w:rsidP="516FDCC0" w:rsidRDefault="4A5CBCC6" w14:paraId="57E1188B" w14:textId="6458BD5A">
            <w:pPr>
              <w:pStyle w:val="Normal"/>
              <w:suppressLineNumbers w:val="0"/>
              <w:bidi w:val="0"/>
              <w:spacing w:before="0" w:beforeAutospacing="off" w:after="0" w:afterAutospacing="off" w:line="259" w:lineRule="auto"/>
              <w:ind w:left="0" w:right="0"/>
              <w:jc w:val="left"/>
              <w:rPr>
                <w:ins w:author="Leroy Vieira" w:date="2026-04-29T08:52:22.725Z" w16du:dateUtc="2026-04-29T08:52:22.725Z" w:id="936561644"/>
                <w:rFonts w:ascii="Arial" w:hAnsi="Arial" w:cs="Arial"/>
                <w:sz w:val="20"/>
                <w:szCs w:val="20"/>
                <w:lang w:eastAsia="en-IN"/>
              </w:rPr>
            </w:pPr>
            <w:ins w:author="Leroy Vieira" w:date="2026-04-29T08:52:22.724Z" w16du:dateUtc="2026-04-29T08:52:22.724Z" w:id="1544002441">
              <w:r w:rsidRPr="516FDCC0" w:rsidR="4A5CBCC6">
                <w:rPr>
                  <w:rFonts w:ascii="Arial" w:hAnsi="Arial" w:cs="Arial"/>
                  <w:sz w:val="20"/>
                  <w:szCs w:val="20"/>
                  <w:lang w:eastAsia="en-IN"/>
                </w:rPr>
                <w:t>Create Sourcing Request via PR</w:t>
              </w:r>
            </w:ins>
          </w:p>
          <w:p w:rsidR="516FDCC0" w:rsidP="516FDCC0" w:rsidRDefault="516FDCC0" w14:paraId="417F791E" w14:textId="6214A0A1">
            <w:pPr>
              <w:pStyle w:val="Normal"/>
              <w:suppressLineNumbers w:val="0"/>
              <w:bidi w:val="0"/>
              <w:spacing w:beforeAutospacing="on" w:afterAutospacing="on" w:line="259" w:lineRule="auto"/>
              <w:ind w:left="0" w:right="0"/>
              <w:jc w:val="left"/>
              <w:rPr>
                <w:rFonts w:ascii="Arial" w:hAnsi="Arial" w:cs="Arial"/>
                <w:sz w:val="20"/>
                <w:szCs w:val="20"/>
                <w:lang w:eastAsia="en-IN"/>
              </w:rPr>
            </w:pPr>
          </w:p>
        </w:tc>
        <w:tc>
          <w:tcPr>
            <w:tcW w:w="7350" w:type="dxa"/>
            <w:noWrap/>
            <w:tcMar/>
            <w:tcPrChange w:author="Leroy Vieira" w:date="2026-04-29T09:01:36.486Z" w:id="863884404">
              <w:tcPr>
                <w:tcW w:w="7350" w:type="dxa"/>
                <w:tcMar/>
              </w:tcPr>
            </w:tcPrChange>
          </w:tcPr>
          <w:p w:rsidR="4A5CBCC6" w:rsidP="516FDCC0" w:rsidRDefault="4A5CBCC6" w14:paraId="5735720F" w14:textId="2B120A41">
            <w:pPr>
              <w:spacing w:beforeAutospacing="on" w:afterAutospacing="on"/>
              <w:jc w:val="both"/>
              <w:rPr>
                <w:ins w:author="Leroy Vieira" w:date="2026-04-29T08:52:30.576Z" w16du:dateUtc="2026-04-29T08:52:30.576Z" w:id="1073898890"/>
                <w:rFonts w:ascii="Arial" w:hAnsi="Arial" w:eastAsia="Arial Nova" w:cs="Arial"/>
                <w:sz w:val="20"/>
                <w:szCs w:val="20"/>
              </w:rPr>
            </w:pPr>
            <w:ins w:author="Leroy Vieira" w:date="2026-04-29T08:52:30.576Z" w16du:dateUtc="2026-04-29T08:52:30.576Z" w:id="2022379625">
              <w:r w:rsidRPr="516FDCC0" w:rsidR="4A5CBCC6">
                <w:rPr>
                  <w:rFonts w:ascii="Arial" w:hAnsi="Arial" w:eastAsia="Arial Nova" w:cs="Arial"/>
                  <w:sz w:val="20"/>
                  <w:szCs w:val="20"/>
                </w:rPr>
                <w:t>The Requester may initiate a Purchase Request (PR) when they require the buyer to conduct sourcing for specific goods or services. Once the PR is submitted and routed to the procurement team, they can convert the PR into a sourcing event and carry out the subsequent activities. Once converted to a Sourcing event, the PR status will be marked as “Pending Buyer Action”.</w:t>
              </w:r>
            </w:ins>
          </w:p>
          <w:p w:rsidR="516FDCC0" w:rsidP="516FDCC0" w:rsidRDefault="516FDCC0" w14:paraId="2F0FFDE1" w14:textId="5F9436AF">
            <w:pPr>
              <w:pStyle w:val="Normal"/>
              <w:suppressLineNumbers w:val="0"/>
              <w:bidi w:val="0"/>
              <w:spacing w:beforeAutospacing="on" w:afterAutospacing="on" w:line="259" w:lineRule="auto"/>
              <w:ind w:left="0" w:right="0"/>
              <w:jc w:val="left"/>
              <w:rPr>
                <w:rFonts w:ascii="Arial" w:hAnsi="Arial" w:cs="Arial"/>
                <w:sz w:val="20"/>
                <w:szCs w:val="20"/>
                <w:lang w:eastAsia="en-IN"/>
                <w:rPrChange w:author="Leroy Vieira" w:date="2026-04-29T08:50:44.11Z" w:id="1509675812">
                  <w:rPr>
                    <w:rFonts w:ascii="Arial" w:hAnsi="Arial" w:eastAsia="Arial Nova" w:cs="Arial"/>
                    <w:sz w:val="20"/>
                    <w:szCs w:val="20"/>
                  </w:rPr>
                </w:rPrChange>
              </w:rPr>
            </w:pPr>
          </w:p>
        </w:tc>
      </w:tr>
      <w:tr w:rsidRPr="00531B07" w:rsidR="00896AB0" w:rsidTr="516FDCC0" w14:paraId="786F245A" w14:textId="77777777">
        <w:trPr>
          <w:trHeight w:val="290"/>
          <w:trPrChange w:author="Leroy Vieira" w:date="2026-04-29T09:01:35.577Z" w16du:dateUtc="2026-04-29T09:01:35.577Z" w:id="680438722">
            <w:trPr>
              <w:trHeight w:val="290"/>
            </w:trPr>
          </w:trPrChange>
        </w:trPr>
        <w:tc>
          <w:tcPr>
            <w:tcW w:w="764" w:type="dxa"/>
            <w:tcMar/>
            <w:vAlign w:val="center"/>
            <w:tcPrChange w:author="Leroy Vieira" w:date="2026-04-29T09:01:36.486Z" w:id="1578290025">
              <w:tcPr>
                <w:tcW w:w="608" w:type="dxa"/>
                <w:tcMar/>
                <w:vAlign w:val="center"/>
              </w:tcPr>
            </w:tcPrChange>
          </w:tcPr>
          <w:p w:rsidR="00896AB0" w:rsidP="516FDCC0" w:rsidRDefault="00896AB0" w14:paraId="16D468F6" w14:textId="2E0DC8FD">
            <w:pPr>
              <w:spacing w:before="120" w:beforeAutospacing="on" w:after="120" w:afterAutospacing="on"/>
              <w:rPr>
                <w:rFonts w:ascii="Arial" w:hAnsi="Arial" w:cs="Arial"/>
                <w:sz w:val="20"/>
                <w:szCs w:val="20"/>
                <w:lang w:eastAsia="en-IN"/>
              </w:rPr>
            </w:pPr>
            <w:r w:rsidRPr="516FDCC0" w:rsidR="7DB5DCAF">
              <w:rPr>
                <w:rFonts w:ascii="Arial" w:hAnsi="Arial" w:cs="Arial"/>
                <w:sz w:val="20"/>
                <w:szCs w:val="20"/>
                <w:lang w:eastAsia="en-IN"/>
              </w:rPr>
              <w:t>7.</w:t>
            </w:r>
            <w:ins w:author="Leroy Vieira" w:date="2026-04-29T08:57:19.85Z" w16du:dateUtc="2026-04-29T08:57:19.85Z" w:id="1242363323">
              <w:r w:rsidRPr="516FDCC0" w:rsidR="352CFC48">
                <w:rPr>
                  <w:rFonts w:ascii="Arial" w:hAnsi="Arial" w:cs="Arial"/>
                  <w:sz w:val="20"/>
                  <w:szCs w:val="20"/>
                  <w:lang w:eastAsia="en-IN"/>
                </w:rPr>
                <w:t>4</w:t>
              </w:r>
            </w:ins>
            <w:del w:author="Leroy Vieira" w:date="2026-04-29T08:57:12.872Z" w16du:dateUtc="2026-04-29T08:57:12.872Z" w:id="1571404465">
              <w:r w:rsidRPr="516FDCC0" w:rsidDel="7DB5DCAF">
                <w:rPr>
                  <w:rFonts w:ascii="Arial" w:hAnsi="Arial" w:cs="Arial"/>
                  <w:sz w:val="20"/>
                  <w:szCs w:val="20"/>
                  <w:lang w:eastAsia="en-IN"/>
                </w:rPr>
                <w:delText>2</w:delText>
              </w:r>
            </w:del>
          </w:p>
          <w:p w:rsidRPr="00531B07" w:rsidR="00896AB0" w:rsidP="00BF0E14" w:rsidRDefault="00896AB0" w14:paraId="7043774A" w14:textId="0CBF4D0E">
            <w:pPr>
              <w:spacing w:before="120" w:beforeAutospacing="1" w:after="120" w:afterAutospacing="1"/>
              <w:rPr>
                <w:rFonts w:ascii="Arial" w:hAnsi="Arial" w:cs="Arial"/>
                <w:sz w:val="20"/>
                <w:szCs w:val="20"/>
                <w:lang w:eastAsia="en-IN"/>
              </w:rPr>
            </w:pPr>
          </w:p>
        </w:tc>
        <w:tc>
          <w:tcPr>
            <w:tcW w:w="1515" w:type="dxa"/>
            <w:noWrap/>
            <w:tcMar/>
            <w:vAlign w:val="center"/>
            <w:hideMark/>
            <w:tcPrChange w:author="Leroy Vieira" w:date="2026-04-29T09:01:36.487Z" w:id="2081146685">
              <w:tcPr>
                <w:tcW w:w="1671" w:type="dxa"/>
                <w:tcMar/>
                <w:vAlign w:val="center"/>
              </w:tcPr>
            </w:tcPrChange>
          </w:tcPr>
          <w:p w:rsidRPr="00531B07" w:rsidR="00896AB0" w:rsidP="5AD9164B" w:rsidRDefault="00896AB0" w14:paraId="06352E6C" w14:textId="2F411EB3">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Create Standalone Sourcing event</w:t>
            </w:r>
          </w:p>
        </w:tc>
        <w:tc>
          <w:tcPr>
            <w:tcW w:w="7350" w:type="dxa"/>
            <w:noWrap/>
            <w:tcMar/>
            <w:vAlign w:val="bottom"/>
            <w:hideMark/>
            <w:tcPrChange w:author="Leroy Vieira" w:date="2026-04-29T09:01:36.487Z" w:id="2035045445">
              <w:tcPr>
                <w:tcW w:w="7350" w:type="dxa"/>
                <w:tcMar/>
                <w:vAlign w:val="bottom"/>
              </w:tcPr>
            </w:tcPrChange>
          </w:tcPr>
          <w:p w:rsidRPr="00531B07" w:rsidR="00896AB0" w:rsidP="5AD9164B" w:rsidRDefault="00896AB0" w14:paraId="58975225" w14:textId="28560A7B">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Procurement Admin (Buyer) navigates to Sourcing module and selects “Create Event” to create a Sourcing Event.</w:t>
            </w:r>
          </w:p>
          <w:p w:rsidRPr="00531B07" w:rsidR="00896AB0" w:rsidP="5AD9164B" w:rsidRDefault="00896AB0" w14:paraId="347E9D8E" w14:textId="3FE8033F">
            <w:pPr>
              <w:spacing w:before="120" w:beforeAutospacing="1" w:after="120" w:afterAutospacing="1"/>
              <w:jc w:val="both"/>
              <w:rPr>
                <w:rFonts w:ascii="Arial" w:hAnsi="Arial" w:cs="Arial"/>
                <w:sz w:val="20"/>
                <w:szCs w:val="20"/>
                <w:lang w:eastAsia="en-IN"/>
              </w:rPr>
            </w:pPr>
            <w:r w:rsidRPr="00531B07">
              <w:rPr>
                <w:rFonts w:ascii="Arial" w:hAnsi="Arial" w:cs="Arial"/>
                <w:noProof/>
              </w:rPr>
              <w:drawing>
                <wp:inline distT="0" distB="0" distL="0" distR="0" wp14:anchorId="58055814" wp14:editId="46C2D065">
                  <wp:extent cx="3938411" cy="1025692"/>
                  <wp:effectExtent l="19050" t="19050" r="24130" b="22225"/>
                  <wp:docPr id="1888097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97869" name="Picture 1888097869"/>
                          <pic:cNvPicPr/>
                        </pic:nvPicPr>
                        <pic:blipFill rotWithShape="1">
                          <a:blip r:embed="rId12" cstate="print">
                            <a:extLst>
                              <a:ext uri="{28A0092B-C50C-407E-A947-70E740481C1C}">
                                <a14:useLocalDpi xmlns:a14="http://schemas.microsoft.com/office/drawing/2010/main" val="0"/>
                              </a:ext>
                            </a:extLst>
                          </a:blip>
                          <a:srcRect t="21683"/>
                          <a:stretch>
                            <a:fillRect/>
                          </a:stretch>
                        </pic:blipFill>
                        <pic:spPr bwMode="auto">
                          <a:xfrm>
                            <a:off x="0" y="0"/>
                            <a:ext cx="3939765" cy="10260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Pr="00531B07" w:rsidR="00896AB0" w:rsidTr="516FDCC0" w14:paraId="64960DE1" w14:textId="77777777">
        <w:trPr>
          <w:trHeight w:val="290"/>
          <w:trPrChange w:author="Leroy Vieira" w:date="2026-04-29T09:01:35.579Z" w16du:dateUtc="2026-04-29T09:01:35.579Z" w:id="1600703013">
            <w:trPr>
              <w:trHeight w:val="290"/>
            </w:trPr>
          </w:trPrChange>
        </w:trPr>
        <w:tc>
          <w:tcPr>
            <w:tcW w:w="764" w:type="dxa"/>
            <w:tcMar/>
            <w:vAlign w:val="center"/>
            <w:tcPrChange w:author="Leroy Vieira" w:date="2026-04-29T09:01:36.487Z" w:id="169240149">
              <w:tcPr>
                <w:tcW w:w="608" w:type="dxa"/>
                <w:tcMar/>
                <w:vAlign w:val="center"/>
              </w:tcPr>
            </w:tcPrChange>
          </w:tcPr>
          <w:p w:rsidRPr="00531B07" w:rsidR="00896AB0" w:rsidP="516FDCC0" w:rsidRDefault="002C3AD9" w14:paraId="42BA8B91" w14:textId="5349882F">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7:27.623Z" w16du:dateUtc="2026-04-29T08:57:27.623Z" w:id="17599322">
              <w:r w:rsidRPr="516FDCC0" w:rsidR="3C364915">
                <w:rPr>
                  <w:rFonts w:ascii="Arial" w:hAnsi="Arial" w:cs="Arial"/>
                  <w:sz w:val="20"/>
                  <w:szCs w:val="20"/>
                  <w:lang w:eastAsia="en-IN"/>
                </w:rPr>
                <w:t>5</w:t>
              </w:r>
            </w:ins>
            <w:del w:author="Leroy Vieira" w:date="2026-04-29T08:57:27.516Z" w16du:dateUtc="2026-04-29T08:57:27.516Z" w:id="348942361">
              <w:r w:rsidRPr="516FDCC0" w:rsidDel="52537C79">
                <w:rPr>
                  <w:rFonts w:ascii="Arial" w:hAnsi="Arial" w:cs="Arial"/>
                  <w:sz w:val="20"/>
                  <w:szCs w:val="20"/>
                  <w:lang w:eastAsia="en-IN"/>
                </w:rPr>
                <w:delText>3</w:delText>
              </w:r>
            </w:del>
          </w:p>
        </w:tc>
        <w:tc>
          <w:tcPr>
            <w:tcW w:w="1515" w:type="dxa"/>
            <w:noWrap/>
            <w:tcMar/>
            <w:vAlign w:val="center"/>
            <w:hideMark/>
            <w:tcPrChange w:author="Leroy Vieira" w:date="2026-04-29T09:01:36.487Z" w:id="1248963669">
              <w:tcPr>
                <w:tcW w:w="1671" w:type="dxa"/>
                <w:tcMar/>
                <w:vAlign w:val="center"/>
              </w:tcPr>
            </w:tcPrChange>
          </w:tcPr>
          <w:p w:rsidRPr="00531B07" w:rsidR="00896AB0" w:rsidP="5AD9164B" w:rsidRDefault="00896AB0" w14:paraId="5B7AD463" w14:textId="67444FE9">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Decision</w:t>
            </w:r>
          </w:p>
        </w:tc>
        <w:tc>
          <w:tcPr>
            <w:tcW w:w="7350" w:type="dxa"/>
            <w:noWrap/>
            <w:tcMar/>
            <w:vAlign w:val="bottom"/>
            <w:hideMark/>
            <w:tcPrChange w:author="Leroy Vieira" w:date="2026-04-29T09:01:36.487Z" w:id="1614162576">
              <w:tcPr>
                <w:tcW w:w="7350" w:type="dxa"/>
                <w:tcMar/>
                <w:vAlign w:val="bottom"/>
              </w:tcPr>
            </w:tcPrChange>
          </w:tcPr>
          <w:p w:rsidRPr="00531B07" w:rsidR="00896AB0" w:rsidP="5AD9164B" w:rsidRDefault="00896AB0" w14:paraId="1232B72E" w14:textId="77777777">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Decision point on how to create the event.</w:t>
            </w:r>
          </w:p>
          <w:p w:rsidRPr="00531B07" w:rsidR="00896AB0" w:rsidP="5AD9164B" w:rsidRDefault="00896AB0" w14:paraId="3EAA11B0" w14:textId="74A94BAE">
            <w:pPr>
              <w:spacing w:before="120" w:beforeAutospacing="1" w:after="120" w:afterAutospacing="1"/>
              <w:jc w:val="both"/>
              <w:rPr>
                <w:rFonts w:ascii="Arial" w:hAnsi="Arial" w:cs="Arial"/>
                <w:sz w:val="20"/>
                <w:szCs w:val="20"/>
              </w:rPr>
            </w:pPr>
            <w:r w:rsidRPr="00531B07">
              <w:rPr>
                <w:rFonts w:ascii="Arial" w:hAnsi="Arial" w:cs="Arial"/>
                <w:sz w:val="20"/>
                <w:szCs w:val="20"/>
              </w:rPr>
              <w:t xml:space="preserve">There are 3 ways in which a sourcing event can be initiated. Procurement Admin (Buyer) can also filter specific templates/events by selecting a specific commodity to be procured/sourced. </w:t>
            </w:r>
          </w:p>
          <w:p w:rsidRPr="00531B07" w:rsidR="00896AB0" w:rsidP="5AD9164B" w:rsidRDefault="00896AB0" w14:paraId="1D756CB3" w14:textId="52B0CCBD">
            <w:pPr>
              <w:spacing w:before="120" w:beforeAutospacing="1" w:after="120" w:afterAutospacing="1"/>
              <w:jc w:val="both"/>
              <w:rPr>
                <w:rFonts w:ascii="Arial" w:hAnsi="Arial" w:cs="Arial"/>
                <w:sz w:val="20"/>
                <w:szCs w:val="20"/>
              </w:rPr>
            </w:pPr>
            <w:r w:rsidRPr="00531B07">
              <w:rPr>
                <w:rFonts w:ascii="Arial" w:hAnsi="Arial" w:cs="Arial"/>
                <w:sz w:val="20"/>
                <w:szCs w:val="20"/>
              </w:rPr>
              <w:t xml:space="preserve">Create event – </w:t>
            </w:r>
          </w:p>
          <w:p w:rsidRPr="00531B07" w:rsidR="00896AB0" w:rsidP="5AD9164B" w:rsidRDefault="00896AB0" w14:paraId="3CD7C7C0" w14:textId="77777777">
            <w:pPr>
              <w:pStyle w:val="ListParagraph"/>
              <w:numPr>
                <w:ilvl w:val="0"/>
                <w:numId w:val="16"/>
              </w:numPr>
              <w:spacing w:before="120" w:beforeAutospacing="1" w:after="120" w:afterAutospacing="1"/>
              <w:jc w:val="both"/>
              <w:rPr>
                <w:rFonts w:cs="Arial"/>
              </w:rPr>
            </w:pPr>
            <w:r w:rsidRPr="00531B07">
              <w:rPr>
                <w:rFonts w:cs="Arial"/>
              </w:rPr>
              <w:t>From scratch, with no prior information.</w:t>
            </w:r>
          </w:p>
          <w:p w:rsidRPr="00531B07" w:rsidR="00896AB0" w:rsidP="5AD9164B" w:rsidRDefault="00896AB0" w14:paraId="3D16D77C" w14:textId="77777777">
            <w:pPr>
              <w:pStyle w:val="ListParagraph"/>
              <w:numPr>
                <w:ilvl w:val="0"/>
                <w:numId w:val="16"/>
              </w:numPr>
              <w:spacing w:before="120" w:beforeAutospacing="1" w:after="120" w:afterAutospacing="1"/>
              <w:jc w:val="both"/>
              <w:rPr>
                <w:rFonts w:cs="Arial"/>
              </w:rPr>
            </w:pPr>
            <w:r w:rsidRPr="00531B07">
              <w:rPr>
                <w:rFonts w:cs="Arial"/>
              </w:rPr>
              <w:t>From an existing template</w:t>
            </w:r>
          </w:p>
          <w:p w:rsidRPr="00531B07" w:rsidR="00896AB0" w:rsidP="5AD9164B" w:rsidRDefault="00896AB0" w14:paraId="4A1FC802" w14:textId="29CF3D27">
            <w:pPr>
              <w:pStyle w:val="ListParagraph"/>
              <w:numPr>
                <w:ilvl w:val="0"/>
                <w:numId w:val="16"/>
              </w:numPr>
              <w:spacing w:before="120" w:beforeAutospacing="1" w:after="120" w:afterAutospacing="1"/>
              <w:jc w:val="both"/>
              <w:rPr>
                <w:rFonts w:cs="Arial"/>
              </w:rPr>
            </w:pPr>
            <w:r w:rsidRPr="00531B07">
              <w:rPr>
                <w:rFonts w:cs="Arial"/>
              </w:rPr>
              <w:t>Copying from a previously conducted event.</w:t>
            </w:r>
          </w:p>
          <w:p w:rsidRPr="00531B07" w:rsidR="00896AB0" w:rsidP="5AD9164B" w:rsidRDefault="00896AB0" w14:paraId="7B90D10E" w14:textId="76634F02">
            <w:pPr>
              <w:spacing w:before="120" w:beforeAutospacing="1" w:after="120" w:afterAutospacing="1"/>
              <w:jc w:val="center"/>
              <w:rPr>
                <w:rFonts w:ascii="Arial" w:hAnsi="Arial" w:cs="Arial"/>
              </w:rPr>
            </w:pPr>
            <w:r w:rsidRPr="00531B07">
              <w:rPr>
                <w:rFonts w:ascii="Arial" w:hAnsi="Arial" w:cs="Arial"/>
                <w:noProof/>
              </w:rPr>
              <w:drawing>
                <wp:inline distT="0" distB="0" distL="0" distR="0" wp14:anchorId="5ADAEA6C" wp14:editId="47E1E156">
                  <wp:extent cx="4231293" cy="1823279"/>
                  <wp:effectExtent l="12700" t="12700" r="10795" b="18415"/>
                  <wp:docPr id="64705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54738" name=""/>
                          <pic:cNvPicPr/>
                        </pic:nvPicPr>
                        <pic:blipFill>
                          <a:blip r:embed="rId13"/>
                          <a:stretch>
                            <a:fillRect/>
                          </a:stretch>
                        </pic:blipFill>
                        <pic:spPr>
                          <a:xfrm>
                            <a:off x="0" y="0"/>
                            <a:ext cx="4273065" cy="1841279"/>
                          </a:xfrm>
                          <a:prstGeom prst="rect">
                            <a:avLst/>
                          </a:prstGeom>
                          <a:ln>
                            <a:solidFill>
                              <a:schemeClr val="tx1"/>
                            </a:solidFill>
                          </a:ln>
                        </pic:spPr>
                      </pic:pic>
                    </a:graphicData>
                  </a:graphic>
                </wp:inline>
              </w:drawing>
            </w:r>
          </w:p>
          <w:p w:rsidRPr="00531B07" w:rsidR="00896AB0" w:rsidP="643CBFD9" w:rsidRDefault="00896AB0" w14:paraId="1456E4D9" w14:textId="4619D9C8">
            <w:pPr>
              <w:spacing w:before="120" w:beforeAutospacing="1" w:after="120" w:afterAutospacing="1"/>
              <w:jc w:val="both"/>
              <w:rPr>
                <w:rFonts w:ascii="Arial" w:hAnsi="Arial" w:cs="Arial"/>
                <w:b/>
                <w:bCs/>
                <w:sz w:val="20"/>
                <w:szCs w:val="20"/>
                <w:lang w:eastAsia="en-IN"/>
              </w:rPr>
            </w:pPr>
            <w:r w:rsidRPr="643CBFD9">
              <w:rPr>
                <w:rFonts w:ascii="Arial" w:hAnsi="Arial" w:cs="Arial"/>
                <w:sz w:val="20"/>
                <w:szCs w:val="20"/>
                <w:lang w:eastAsia="en-IN"/>
              </w:rPr>
              <w:t>In all the above cases, Procurement Admin (Buyer) must either complete or validate information such as basic settings, timelines, supplier information etc. to create the final sourcing event.</w:t>
            </w:r>
          </w:p>
        </w:tc>
      </w:tr>
      <w:tr w:rsidRPr="00531B07" w:rsidR="00896AB0" w:rsidTr="516FDCC0" w14:paraId="60D1CF9C" w14:textId="77777777">
        <w:trPr>
          <w:trHeight w:val="290"/>
          <w:trPrChange w:author="Leroy Vieira" w:date="2026-04-29T09:01:35.581Z" w16du:dateUtc="2026-04-29T09:01:35.581Z" w:id="1732293404">
            <w:trPr>
              <w:trHeight w:val="290"/>
            </w:trPr>
          </w:trPrChange>
        </w:trPr>
        <w:tc>
          <w:tcPr>
            <w:tcW w:w="764" w:type="dxa"/>
            <w:tcMar/>
            <w:vAlign w:val="center"/>
            <w:tcPrChange w:author="Leroy Vieira" w:date="2026-04-29T09:01:36.487Z" w:id="895655970">
              <w:tcPr>
                <w:tcW w:w="608" w:type="dxa"/>
                <w:tcMar/>
                <w:vAlign w:val="center"/>
              </w:tcPr>
            </w:tcPrChange>
          </w:tcPr>
          <w:p w:rsidRPr="00531B07" w:rsidR="00896AB0" w:rsidP="516FDCC0" w:rsidRDefault="002C3AD9" w14:paraId="67ADC3EE" w14:textId="03A00A14">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7:34.433Z" w16du:dateUtc="2026-04-29T08:57:34.433Z" w:id="736730563">
              <w:r w:rsidRPr="516FDCC0" w:rsidR="4A7DE0F2">
                <w:rPr>
                  <w:rFonts w:ascii="Arial" w:hAnsi="Arial" w:cs="Arial"/>
                  <w:sz w:val="20"/>
                  <w:szCs w:val="20"/>
                  <w:lang w:eastAsia="en-IN"/>
                </w:rPr>
                <w:t>6</w:t>
              </w:r>
            </w:ins>
            <w:del w:author="Leroy Vieira" w:date="2026-04-29T08:57:30.768Z" w16du:dateUtc="2026-04-29T08:57:30.768Z" w:id="786509525">
              <w:r w:rsidRPr="516FDCC0" w:rsidDel="52537C79">
                <w:rPr>
                  <w:rFonts w:ascii="Arial" w:hAnsi="Arial" w:cs="Arial"/>
                  <w:sz w:val="20"/>
                  <w:szCs w:val="20"/>
                  <w:lang w:eastAsia="en-IN"/>
                </w:rPr>
                <w:delText>4</w:delText>
              </w:r>
            </w:del>
          </w:p>
        </w:tc>
        <w:tc>
          <w:tcPr>
            <w:tcW w:w="1515" w:type="dxa"/>
            <w:noWrap/>
            <w:tcMar/>
            <w:vAlign w:val="center"/>
            <w:hideMark/>
            <w:tcPrChange w:author="Leroy Vieira" w:date="2026-04-29T09:01:36.487Z" w:id="1890617512">
              <w:tcPr>
                <w:tcW w:w="1671" w:type="dxa"/>
                <w:tcMar/>
                <w:vAlign w:val="center"/>
              </w:tcPr>
            </w:tcPrChange>
          </w:tcPr>
          <w:p w:rsidRPr="00531B07" w:rsidR="00896AB0" w:rsidP="5AD9164B" w:rsidRDefault="00896AB0" w14:paraId="5C72399B" w14:textId="0988FF10">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Create New Event</w:t>
            </w:r>
          </w:p>
        </w:tc>
        <w:tc>
          <w:tcPr>
            <w:tcW w:w="7350" w:type="dxa"/>
            <w:noWrap/>
            <w:tcMar/>
            <w:vAlign w:val="bottom"/>
            <w:hideMark/>
            <w:tcPrChange w:author="Leroy Vieira" w:date="2026-04-29T09:01:36.487Z" w:id="978726171">
              <w:tcPr>
                <w:tcW w:w="7350" w:type="dxa"/>
                <w:tcMar/>
                <w:vAlign w:val="bottom"/>
              </w:tcPr>
            </w:tcPrChange>
          </w:tcPr>
          <w:p w:rsidRPr="00531B07" w:rsidR="00896AB0" w:rsidP="643CBFD9" w:rsidRDefault="00896AB0" w14:paraId="2518C58E" w14:textId="26E89BD6">
            <w:pPr>
              <w:spacing w:before="120" w:beforeAutospacing="1" w:after="120" w:afterAutospacing="1"/>
              <w:rPr>
                <w:rFonts w:ascii="Arial" w:hAnsi="Arial" w:cs="Arial"/>
                <w:b/>
                <w:bCs/>
                <w:sz w:val="20"/>
                <w:szCs w:val="20"/>
                <w:lang w:eastAsia="en-IN"/>
              </w:rPr>
            </w:pPr>
            <w:r w:rsidRPr="643CBFD9">
              <w:rPr>
                <w:rFonts w:ascii="Arial" w:hAnsi="Arial" w:cs="Arial"/>
                <w:sz w:val="20"/>
                <w:szCs w:val="20"/>
                <w:lang w:eastAsia="en-IN"/>
              </w:rPr>
              <w:t xml:space="preserve">Procurement Admin (Buyer) selects 'Create New Event’ and </w:t>
            </w:r>
          </w:p>
          <w:p w:rsidRPr="00531B07" w:rsidR="00896AB0" w:rsidP="643CBFD9" w:rsidRDefault="00896AB0" w14:paraId="66F1AEF5" w14:textId="12C7095C">
            <w:pPr>
              <w:spacing w:before="120" w:beforeAutospacing="1" w:after="120" w:afterAutospacing="1"/>
              <w:rPr>
                <w:rFonts w:ascii="Arial" w:hAnsi="Arial" w:cs="Arial"/>
                <w:sz w:val="20"/>
                <w:szCs w:val="20"/>
                <w:lang w:eastAsia="en-IN"/>
              </w:rPr>
            </w:pPr>
            <w:r w:rsidRPr="643CBFD9">
              <w:rPr>
                <w:rFonts w:ascii="Arial" w:hAnsi="Arial" w:cs="Arial"/>
                <w:sz w:val="20"/>
                <w:szCs w:val="20"/>
                <w:lang w:eastAsia="en-IN"/>
              </w:rPr>
              <w:t>must complete all the required information to conduct the event.</w:t>
            </w:r>
          </w:p>
        </w:tc>
      </w:tr>
      <w:tr w:rsidRPr="00531B07" w:rsidR="00896AB0" w:rsidTr="516FDCC0" w14:paraId="2120BAF5" w14:textId="77777777">
        <w:trPr>
          <w:trHeight w:val="290"/>
          <w:trPrChange w:author="Leroy Vieira" w:date="2026-04-29T09:01:35.583Z" w16du:dateUtc="2026-04-29T09:01:35.583Z" w:id="1690305407">
            <w:trPr>
              <w:trHeight w:val="290"/>
            </w:trPr>
          </w:trPrChange>
        </w:trPr>
        <w:tc>
          <w:tcPr>
            <w:tcW w:w="764" w:type="dxa"/>
            <w:tcMar/>
            <w:vAlign w:val="center"/>
            <w:tcPrChange w:author="Leroy Vieira" w:date="2026-04-29T09:01:36.487Z" w:id="783042953">
              <w:tcPr>
                <w:tcW w:w="608" w:type="dxa"/>
                <w:tcMar/>
                <w:vAlign w:val="center"/>
              </w:tcPr>
            </w:tcPrChange>
          </w:tcPr>
          <w:p w:rsidRPr="00531B07" w:rsidR="00896AB0" w:rsidP="516FDCC0" w:rsidRDefault="002C3AD9" w14:paraId="5E8435D2" w14:textId="10233CC5">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7:38.064Z" w16du:dateUtc="2026-04-29T08:57:38.064Z" w:id="1796531387">
              <w:r w:rsidRPr="516FDCC0" w:rsidR="378AAA09">
                <w:rPr>
                  <w:rFonts w:ascii="Arial" w:hAnsi="Arial" w:cs="Arial"/>
                  <w:sz w:val="20"/>
                  <w:szCs w:val="20"/>
                  <w:lang w:eastAsia="en-IN"/>
                </w:rPr>
                <w:t>7</w:t>
              </w:r>
            </w:ins>
            <w:del w:author="Leroy Vieira" w:date="2026-04-29T08:57:37.664Z" w16du:dateUtc="2026-04-29T08:57:37.664Z" w:id="66143057">
              <w:r w:rsidRPr="516FDCC0" w:rsidDel="52537C79">
                <w:rPr>
                  <w:rFonts w:ascii="Arial" w:hAnsi="Arial" w:cs="Arial"/>
                  <w:sz w:val="20"/>
                  <w:szCs w:val="20"/>
                  <w:lang w:eastAsia="en-IN"/>
                </w:rPr>
                <w:delText>5</w:delText>
              </w:r>
            </w:del>
          </w:p>
        </w:tc>
        <w:tc>
          <w:tcPr>
            <w:tcW w:w="1515" w:type="dxa"/>
            <w:noWrap/>
            <w:tcMar/>
            <w:vAlign w:val="center"/>
            <w:hideMark/>
            <w:tcPrChange w:author="Leroy Vieira" w:date="2026-04-29T09:01:36.488Z" w:id="1415867866">
              <w:tcPr>
                <w:tcW w:w="1671" w:type="dxa"/>
                <w:tcMar/>
                <w:vAlign w:val="center"/>
              </w:tcPr>
            </w:tcPrChange>
          </w:tcPr>
          <w:p w:rsidRPr="00531B07" w:rsidR="00896AB0" w:rsidP="5AD9164B" w:rsidRDefault="00896AB0" w14:paraId="33AD89AD" w14:textId="1042675E">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Create From Template</w:t>
            </w:r>
          </w:p>
        </w:tc>
        <w:tc>
          <w:tcPr>
            <w:tcW w:w="7350" w:type="dxa"/>
            <w:noWrap/>
            <w:tcMar/>
            <w:vAlign w:val="center"/>
            <w:hideMark/>
            <w:tcPrChange w:author="Leroy Vieira" w:date="2026-04-29T09:01:36.488Z" w:id="786416610">
              <w:tcPr>
                <w:tcW w:w="7350" w:type="dxa"/>
                <w:tcMar/>
                <w:vAlign w:val="center"/>
              </w:tcPr>
            </w:tcPrChange>
          </w:tcPr>
          <w:p w:rsidRPr="00531B07" w:rsidR="00896AB0" w:rsidP="643CBFD9" w:rsidRDefault="00896AB0" w14:paraId="238785B2" w14:textId="15734AE7">
            <w:pPr>
              <w:spacing w:before="120" w:beforeAutospacing="1" w:after="120" w:afterAutospacing="1"/>
              <w:rPr>
                <w:rFonts w:ascii="Arial" w:hAnsi="Arial" w:cs="Arial"/>
                <w:sz w:val="20"/>
                <w:szCs w:val="20"/>
                <w:lang w:eastAsia="en-IN"/>
              </w:rPr>
            </w:pPr>
            <w:r w:rsidRPr="643CBFD9">
              <w:rPr>
                <w:rFonts w:ascii="Arial" w:hAnsi="Arial" w:cs="Arial"/>
                <w:sz w:val="20"/>
                <w:szCs w:val="20"/>
                <w:lang w:eastAsia="en-IN"/>
              </w:rPr>
              <w:t xml:space="preserve">Pre-defined templates can be set up for specific commodities, and these can be updated and validated accordingly depending on the product/service required. </w:t>
            </w:r>
          </w:p>
        </w:tc>
      </w:tr>
      <w:tr w:rsidRPr="00531B07" w:rsidR="00896AB0" w:rsidTr="516FDCC0" w14:paraId="4E189E6D" w14:textId="77777777">
        <w:trPr>
          <w:trHeight w:val="290"/>
          <w:trPrChange w:author="Leroy Vieira" w:date="2026-04-29T09:01:35.584Z" w16du:dateUtc="2026-04-29T09:01:35.584Z" w:id="771964006">
            <w:trPr>
              <w:trHeight w:val="290"/>
            </w:trPr>
          </w:trPrChange>
        </w:trPr>
        <w:tc>
          <w:tcPr>
            <w:tcW w:w="764" w:type="dxa"/>
            <w:tcMar/>
            <w:vAlign w:val="center"/>
            <w:tcPrChange w:author="Leroy Vieira" w:date="2026-04-29T09:01:36.488Z" w:id="2052342576">
              <w:tcPr>
                <w:tcW w:w="608" w:type="dxa"/>
                <w:tcMar/>
                <w:vAlign w:val="center"/>
              </w:tcPr>
            </w:tcPrChange>
          </w:tcPr>
          <w:p w:rsidRPr="00531B07" w:rsidR="00896AB0" w:rsidP="516FDCC0" w:rsidRDefault="002C3AD9" w14:paraId="6E429CBF" w14:textId="7F49F04F">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7:40.752Z" w16du:dateUtc="2026-04-29T08:57:40.752Z" w:id="1410578059">
              <w:r w:rsidRPr="516FDCC0" w:rsidR="14681523">
                <w:rPr>
                  <w:rFonts w:ascii="Arial" w:hAnsi="Arial" w:cs="Arial"/>
                  <w:sz w:val="20"/>
                  <w:szCs w:val="20"/>
                  <w:lang w:eastAsia="en-IN"/>
                </w:rPr>
                <w:t>8</w:t>
              </w:r>
            </w:ins>
            <w:del w:author="Leroy Vieira" w:date="2026-04-29T08:57:40.235Z" w16du:dateUtc="2026-04-29T08:57:40.235Z" w:id="1181634372">
              <w:r w:rsidRPr="516FDCC0" w:rsidDel="52537C79">
                <w:rPr>
                  <w:rFonts w:ascii="Arial" w:hAnsi="Arial" w:cs="Arial"/>
                  <w:sz w:val="20"/>
                  <w:szCs w:val="20"/>
                  <w:lang w:eastAsia="en-IN"/>
                </w:rPr>
                <w:delText>6</w:delText>
              </w:r>
            </w:del>
          </w:p>
        </w:tc>
        <w:tc>
          <w:tcPr>
            <w:tcW w:w="1515" w:type="dxa"/>
            <w:noWrap/>
            <w:tcMar/>
            <w:vAlign w:val="center"/>
            <w:hideMark/>
            <w:tcPrChange w:author="Leroy Vieira" w:date="2026-04-29T09:01:36.488Z" w:id="1776770498">
              <w:tcPr>
                <w:tcW w:w="1671" w:type="dxa"/>
                <w:tcMar/>
                <w:vAlign w:val="center"/>
              </w:tcPr>
            </w:tcPrChange>
          </w:tcPr>
          <w:p w:rsidRPr="00531B07" w:rsidR="00896AB0" w:rsidP="5AD9164B" w:rsidRDefault="00896AB0" w14:paraId="472B65D1" w14:textId="1111ADBB">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Copy from Event</w:t>
            </w:r>
          </w:p>
        </w:tc>
        <w:tc>
          <w:tcPr>
            <w:tcW w:w="7350" w:type="dxa"/>
            <w:noWrap/>
            <w:tcMar/>
            <w:vAlign w:val="center"/>
            <w:hideMark/>
            <w:tcPrChange w:author="Leroy Vieira" w:date="2026-04-29T09:01:36.488Z" w:id="1256343848">
              <w:tcPr>
                <w:tcW w:w="7350" w:type="dxa"/>
                <w:tcMar/>
                <w:vAlign w:val="center"/>
              </w:tcPr>
            </w:tcPrChange>
          </w:tcPr>
          <w:p w:rsidRPr="00531B07" w:rsidR="00896AB0" w:rsidP="5AD9164B" w:rsidRDefault="00896AB0" w14:paraId="66EDDBDD" w14:textId="31AA7A6E">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Sourcing event can be duplicated from an existing event.</w:t>
            </w:r>
          </w:p>
        </w:tc>
      </w:tr>
      <w:tr w:rsidRPr="00531B07" w:rsidR="00896AB0" w:rsidTr="516FDCC0" w14:paraId="77E63C34" w14:textId="77777777">
        <w:trPr>
          <w:trHeight w:val="290"/>
          <w:trPrChange w:author="Leroy Vieira" w:date="2026-04-29T09:01:35.586Z" w16du:dateUtc="2026-04-29T09:01:35.586Z" w:id="461062910">
            <w:trPr>
              <w:trHeight w:val="290"/>
            </w:trPr>
          </w:trPrChange>
        </w:trPr>
        <w:tc>
          <w:tcPr>
            <w:tcW w:w="764" w:type="dxa"/>
            <w:tcMar/>
            <w:vAlign w:val="center"/>
            <w:tcPrChange w:author="Leroy Vieira" w:date="2026-04-29T09:01:36.488Z" w:id="1400709777">
              <w:tcPr>
                <w:tcW w:w="608" w:type="dxa"/>
                <w:tcMar/>
                <w:vAlign w:val="center"/>
              </w:tcPr>
            </w:tcPrChange>
          </w:tcPr>
          <w:p w:rsidRPr="00531B07" w:rsidR="00896AB0" w:rsidP="516FDCC0" w:rsidRDefault="002C3AD9" w14:paraId="497D1B3A" w14:textId="47E474FA">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7:43.844Z" w16du:dateUtc="2026-04-29T08:57:43.844Z" w:id="471605747">
              <w:r w:rsidRPr="516FDCC0" w:rsidR="13F5D4BF">
                <w:rPr>
                  <w:rFonts w:ascii="Arial" w:hAnsi="Arial" w:cs="Arial"/>
                  <w:sz w:val="20"/>
                  <w:szCs w:val="20"/>
                  <w:lang w:eastAsia="en-IN"/>
                </w:rPr>
                <w:t>9</w:t>
              </w:r>
            </w:ins>
            <w:del w:author="Leroy Vieira" w:date="2026-04-29T08:57:43.454Z" w16du:dateUtc="2026-04-29T08:57:43.454Z" w:id="1157156502">
              <w:r w:rsidRPr="516FDCC0" w:rsidDel="52537C79">
                <w:rPr>
                  <w:rFonts w:ascii="Arial" w:hAnsi="Arial" w:cs="Arial"/>
                  <w:sz w:val="20"/>
                  <w:szCs w:val="20"/>
                  <w:lang w:eastAsia="en-IN"/>
                </w:rPr>
                <w:delText>7</w:delText>
              </w:r>
            </w:del>
          </w:p>
        </w:tc>
        <w:tc>
          <w:tcPr>
            <w:tcW w:w="1515" w:type="dxa"/>
            <w:noWrap/>
            <w:tcMar/>
            <w:vAlign w:val="center"/>
            <w:hideMark/>
            <w:tcPrChange w:author="Leroy Vieira" w:date="2026-04-29T09:01:36.491Z" w:id="1542167336">
              <w:tcPr>
                <w:tcW w:w="1671" w:type="dxa"/>
                <w:tcMar/>
                <w:vAlign w:val="center"/>
              </w:tcPr>
            </w:tcPrChange>
          </w:tcPr>
          <w:p w:rsidRPr="00531B07" w:rsidR="00896AB0" w:rsidP="5AD9164B" w:rsidRDefault="00896AB0" w14:paraId="2B43E8FF" w14:textId="0C8445F9">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Configure - Event Setting, Event Timelines, Event Details, Add Suppliers, Set Evaluations</w:t>
            </w:r>
          </w:p>
        </w:tc>
        <w:tc>
          <w:tcPr>
            <w:tcW w:w="7350" w:type="dxa"/>
            <w:noWrap/>
            <w:tcMar/>
            <w:hideMark/>
            <w:tcPrChange w:author="Leroy Vieira" w:date="2026-04-29T09:01:36.491Z" w:id="1716578482">
              <w:tcPr>
                <w:tcW w:w="7350" w:type="dxa"/>
                <w:tcMar/>
              </w:tcPr>
            </w:tcPrChange>
          </w:tcPr>
          <w:p w:rsidRPr="00531B07" w:rsidR="00896AB0" w:rsidP="643CBFD9" w:rsidRDefault="00896AB0" w14:paraId="0AD45B14" w14:textId="781E5437">
            <w:pPr>
              <w:spacing w:before="120" w:beforeAutospacing="1" w:after="120" w:afterAutospacing="1"/>
              <w:rPr>
                <w:rFonts w:ascii="Arial" w:hAnsi="Arial" w:cs="Arial"/>
                <w:sz w:val="20"/>
                <w:szCs w:val="20"/>
                <w:lang w:eastAsia="en-IN"/>
              </w:rPr>
            </w:pPr>
            <w:r w:rsidRPr="643CBFD9">
              <w:rPr>
                <w:rFonts w:ascii="Arial" w:hAnsi="Arial" w:cs="Arial"/>
                <w:sz w:val="20"/>
                <w:szCs w:val="20"/>
                <w:lang w:eastAsia="en-IN"/>
              </w:rPr>
              <w:t>Procurement Admin (Buyer) will be able to view multiple sections to complete required sourcing information.</w:t>
            </w:r>
          </w:p>
          <w:p w:rsidRPr="005C76FD" w:rsidR="00896AB0" w:rsidP="643CBFD9" w:rsidRDefault="00896AB0" w14:paraId="4C0B0E16" w14:textId="224C8A12">
            <w:pPr>
              <w:spacing w:beforeAutospacing="1" w:afterAutospacing="1"/>
              <w:rPr>
                <w:rFonts w:ascii="Arial" w:hAnsi="Arial" w:eastAsia="Arial" w:cs="Arial"/>
                <w:b/>
                <w:bCs/>
                <w:sz w:val="20"/>
                <w:szCs w:val="20"/>
                <w:u w:val="single"/>
                <w:lang w:eastAsia="en-IN"/>
              </w:rPr>
            </w:pPr>
            <w:r w:rsidRPr="005C76FD">
              <w:rPr>
                <w:rFonts w:ascii="Arial" w:hAnsi="Arial" w:eastAsia="Arial" w:cs="Arial"/>
                <w:b/>
                <w:bCs/>
                <w:sz w:val="20"/>
                <w:szCs w:val="20"/>
                <w:u w:val="single"/>
                <w:lang w:eastAsia="en-IN"/>
              </w:rPr>
              <w:t>Settings:</w:t>
            </w:r>
          </w:p>
          <w:p w:rsidRPr="00531B07" w:rsidR="00896AB0" w:rsidP="643CBFD9" w:rsidRDefault="00896AB0" w14:paraId="421E2395" w14:textId="0BED55CE">
            <w:pPr>
              <w:spacing w:before="120" w:beforeAutospacing="1" w:after="120" w:afterAutospacing="1"/>
              <w:rPr>
                <w:rFonts w:ascii="Arial" w:hAnsi="Arial" w:cs="Arial"/>
                <w:b/>
                <w:bCs/>
                <w:sz w:val="20"/>
                <w:szCs w:val="20"/>
                <w:u w:val="single"/>
                <w:lang w:eastAsia="en-IN"/>
              </w:rPr>
            </w:pPr>
            <w:r w:rsidRPr="643CBFD9">
              <w:rPr>
                <w:rFonts w:ascii="Arial" w:hAnsi="Arial" w:cs="Arial"/>
                <w:b/>
                <w:bCs/>
                <w:sz w:val="20"/>
                <w:szCs w:val="20"/>
                <w:u w:val="single"/>
                <w:lang w:eastAsia="en-IN"/>
              </w:rPr>
              <w:t>Configure event settings</w:t>
            </w:r>
          </w:p>
          <w:p w:rsidRPr="00531B07" w:rsidR="00896AB0" w:rsidP="5AD9164B" w:rsidRDefault="00896AB0" w14:paraId="0D0BD8C4" w14:textId="5181912F">
            <w:pPr>
              <w:spacing w:before="120" w:beforeAutospacing="1" w:after="120" w:afterAutospacing="1"/>
              <w:jc w:val="both"/>
              <w:rPr>
                <w:rFonts w:ascii="Arial" w:hAnsi="Arial" w:cs="Arial"/>
                <w:sz w:val="20"/>
                <w:szCs w:val="20"/>
                <w:lang w:eastAsia="en-IN"/>
              </w:rPr>
            </w:pPr>
            <w:r w:rsidRPr="643CBFD9">
              <w:rPr>
                <w:rFonts w:ascii="Arial" w:hAnsi="Arial" w:cs="Arial"/>
                <w:sz w:val="20"/>
                <w:szCs w:val="20"/>
                <w:lang w:eastAsia="en-IN"/>
              </w:rPr>
              <w:t>The Settings page is where Procurement Admin (Buyer) can give the sourcing event a name and specify basic information, like event currency, event information, terms and conditions, sourcing team/stakeholders, etc.</w:t>
            </w:r>
          </w:p>
          <w:p w:rsidR="00896AB0" w:rsidP="643CBFD9" w:rsidRDefault="00896AB0" w14:paraId="51DB1FB8" w14:textId="6BC28E05">
            <w:pPr>
              <w:spacing w:beforeAutospacing="1" w:afterAutospacing="1"/>
              <w:rPr>
                <w:rFonts w:asciiTheme="minorHAnsi" w:hAnsiTheme="minorHAnsi" w:eastAsiaTheme="minorEastAsia" w:cstheme="minorBidi"/>
                <w:b/>
                <w:bCs/>
                <w:sz w:val="20"/>
                <w:szCs w:val="20"/>
                <w:u w:val="single"/>
                <w:lang w:eastAsia="en-IN"/>
              </w:rPr>
            </w:pPr>
            <w:r>
              <w:rPr>
                <w:noProof/>
              </w:rPr>
              <w:lastRenderedPageBreak/>
              <w:drawing>
                <wp:inline distT="0" distB="0" distL="0" distR="0" wp14:anchorId="1940B6FE" wp14:editId="66D63284">
                  <wp:extent cx="4514850" cy="532277"/>
                  <wp:effectExtent l="0" t="0" r="0" b="0"/>
                  <wp:docPr id="221220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59436" name="Picture 631159436"/>
                          <pic:cNvPicPr/>
                        </pic:nvPicPr>
                        <pic:blipFill>
                          <a:blip r:embed="rId14">
                            <a:extLst>
                              <a:ext uri="{28A0092B-C50C-407E-A947-70E740481C1C}">
                                <a14:useLocalDpi xmlns:a14="http://schemas.microsoft.com/office/drawing/2010/main"/>
                              </a:ext>
                            </a:extLst>
                          </a:blip>
                          <a:stretch>
                            <a:fillRect/>
                          </a:stretch>
                        </pic:blipFill>
                        <pic:spPr>
                          <a:xfrm>
                            <a:off x="0" y="0"/>
                            <a:ext cx="4514850" cy="532277"/>
                          </a:xfrm>
                          <a:prstGeom prst="rect">
                            <a:avLst/>
                          </a:prstGeom>
                        </pic:spPr>
                      </pic:pic>
                    </a:graphicData>
                  </a:graphic>
                </wp:inline>
              </w:drawing>
            </w:r>
          </w:p>
          <w:p w:rsidRPr="00531B07" w:rsidR="00896AB0" w:rsidP="5AD9164B" w:rsidRDefault="00896AB0" w14:paraId="73D7AA67" w14:textId="77777777">
            <w:pPr>
              <w:spacing w:before="120" w:beforeAutospacing="1" w:after="120" w:afterAutospacing="1"/>
              <w:rPr>
                <w:rFonts w:ascii="Arial" w:hAnsi="Arial" w:cs="Arial"/>
                <w:b/>
                <w:bCs/>
                <w:sz w:val="20"/>
                <w:szCs w:val="20"/>
                <w:u w:val="single"/>
                <w:lang w:eastAsia="en-IN"/>
              </w:rPr>
            </w:pPr>
            <w:r w:rsidRPr="00531B07">
              <w:rPr>
                <w:rFonts w:ascii="Arial" w:hAnsi="Arial" w:cs="Arial"/>
                <w:b/>
                <w:bCs/>
                <w:sz w:val="20"/>
                <w:szCs w:val="20"/>
                <w:u w:val="single"/>
                <w:lang w:eastAsia="en-IN"/>
              </w:rPr>
              <w:t>Basic Settings</w:t>
            </w:r>
          </w:p>
          <w:p w:rsidRPr="00531B07" w:rsidR="00896AB0" w:rsidP="3F54F2CE" w:rsidRDefault="00896AB0" w14:paraId="5C2081EE" w14:textId="1B8AB3F6">
            <w:pPr>
              <w:spacing w:before="120" w:beforeAutospacing="1" w:after="120" w:afterAutospacing="1"/>
              <w:rPr>
                <w:rFonts w:ascii="Arial" w:hAnsi="Arial" w:cs="Arial"/>
                <w:b/>
                <w:bCs/>
                <w:sz w:val="20"/>
                <w:szCs w:val="20"/>
                <w:lang w:eastAsia="en-IN"/>
              </w:rPr>
            </w:pPr>
            <w:r w:rsidRPr="3F54F2CE">
              <w:rPr>
                <w:rFonts w:ascii="Arial" w:hAnsi="Arial" w:cs="Arial"/>
                <w:sz w:val="20"/>
                <w:szCs w:val="20"/>
                <w:lang w:eastAsia="en-IN"/>
              </w:rPr>
              <w:t xml:space="preserve">Under the Basic Settings section, the Procurement Admin (Buyer) is required to fill in the Event Name and Currency. </w:t>
            </w:r>
          </w:p>
          <w:p w:rsidRPr="00531B07" w:rsidR="00896AB0" w:rsidP="643CBFD9" w:rsidRDefault="00896AB0" w14:paraId="1B5394DA" w14:textId="12DD8D2A">
            <w:pPr>
              <w:spacing w:before="120" w:beforeAutospacing="1" w:after="120" w:afterAutospacing="1"/>
              <w:rPr>
                <w:rFonts w:ascii="Arial" w:hAnsi="Arial" w:cs="Arial"/>
                <w:b/>
                <w:bCs/>
                <w:sz w:val="20"/>
                <w:szCs w:val="20"/>
                <w:u w:val="single"/>
                <w:lang w:eastAsia="en-IN"/>
              </w:rPr>
            </w:pPr>
            <w:r>
              <w:rPr>
                <w:noProof/>
              </w:rPr>
              <w:drawing>
                <wp:inline distT="0" distB="0" distL="0" distR="0" wp14:anchorId="61F106E9" wp14:editId="65FA907A">
                  <wp:extent cx="4514850" cy="1162050"/>
                  <wp:effectExtent l="0" t="0" r="0" b="0"/>
                  <wp:docPr id="1820759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9213" name="Picture 1820759213"/>
                          <pic:cNvPicPr/>
                        </pic:nvPicPr>
                        <pic:blipFill>
                          <a:blip r:embed="rId15">
                            <a:extLst>
                              <a:ext uri="{28A0092B-C50C-407E-A947-70E740481C1C}">
                                <a14:useLocalDpi xmlns:a14="http://schemas.microsoft.com/office/drawing/2010/main"/>
                              </a:ext>
                            </a:extLst>
                          </a:blip>
                          <a:stretch>
                            <a:fillRect/>
                          </a:stretch>
                        </pic:blipFill>
                        <pic:spPr>
                          <a:xfrm>
                            <a:off x="0" y="0"/>
                            <a:ext cx="4514850" cy="1162050"/>
                          </a:xfrm>
                          <a:prstGeom prst="rect">
                            <a:avLst/>
                          </a:prstGeom>
                        </pic:spPr>
                      </pic:pic>
                    </a:graphicData>
                  </a:graphic>
                </wp:inline>
              </w:drawing>
            </w:r>
            <w:r>
              <w:br/>
            </w:r>
            <w:r w:rsidRPr="643CBFD9">
              <w:rPr>
                <w:rFonts w:ascii="Arial" w:hAnsi="Arial" w:cs="Arial"/>
                <w:b/>
                <w:bCs/>
                <w:sz w:val="20"/>
                <w:szCs w:val="20"/>
                <w:u w:val="single"/>
                <w:lang w:eastAsia="en-IN"/>
              </w:rPr>
              <w:t>Internal Event Info</w:t>
            </w:r>
          </w:p>
          <w:p w:rsidR="00896AB0" w:rsidP="3A0D1FA5" w:rsidRDefault="00896AB0" w14:paraId="6EDED8E8" w14:textId="626DA5AB">
            <w:pPr>
              <w:spacing w:beforeAutospacing="on" w:afterAutospacing="on"/>
              <w:rPr>
                <w:rFonts w:ascii="Calibri" w:hAnsi="Calibri" w:eastAsia="游明朝" w:cs="Arial" w:asciiTheme="minorAscii" w:hAnsiTheme="minorAscii" w:eastAsiaTheme="minorEastAsia" w:cstheme="minorBidi"/>
                <w:sz w:val="20"/>
                <w:szCs w:val="20"/>
                <w:lang w:eastAsia="en-IN"/>
              </w:rPr>
            </w:pPr>
            <w:r w:rsidR="1DD8AC9F">
              <w:drawing>
                <wp:inline wp14:editId="4FA82D39" wp14:anchorId="790D5D35">
                  <wp:extent cx="4524375" cy="942975"/>
                  <wp:effectExtent l="0" t="0" r="0" b="0"/>
                  <wp:docPr id="1692380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141576" name="Picture 2013141576"/>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4524375" cy="942975"/>
                          </a:xfrm>
                          <a:prstGeom prst="rect">
                            <a:avLst/>
                          </a:prstGeom>
                        </pic:spPr>
                      </pic:pic>
                    </a:graphicData>
                  </a:graphic>
                </wp:inline>
              </w:drawing>
            </w:r>
            <w:r w:rsidRPr="3A0D1FA5" w:rsidR="1DD8AC9F">
              <w:rPr>
                <w:rFonts w:ascii="Calibri" w:hAnsi="Calibri" w:eastAsia="游明朝" w:cs="Arial" w:asciiTheme="minorAscii" w:hAnsiTheme="minorAscii" w:eastAsiaTheme="minorEastAsia" w:cstheme="minorBidi"/>
                <w:b w:val="1"/>
                <w:bCs w:val="1"/>
                <w:sz w:val="20"/>
                <w:szCs w:val="20"/>
                <w:u w:val="single"/>
                <w:lang w:eastAsia="en-IN"/>
              </w:rPr>
              <w:t>Coupa Commodity</w:t>
            </w:r>
            <w:r w:rsidRPr="3A0D1FA5" w:rsidR="1DD8AC9F">
              <w:rPr>
                <w:rFonts w:ascii="Calibri" w:hAnsi="Calibri" w:eastAsia="游明朝" w:cs="Arial" w:asciiTheme="minorAscii" w:hAnsiTheme="minorAscii" w:eastAsiaTheme="minorEastAsia" w:cstheme="minorBidi"/>
                <w:sz w:val="20"/>
                <w:szCs w:val="20"/>
                <w:u w:val="single"/>
                <w:lang w:eastAsia="en-IN"/>
              </w:rPr>
              <w:t>:</w:t>
            </w:r>
            <w:r w:rsidRPr="3A0D1FA5" w:rsidR="1DD8AC9F">
              <w:rPr>
                <w:rFonts w:ascii="Calibri" w:hAnsi="Calibri" w:eastAsia="游明朝" w:cs="Arial" w:asciiTheme="minorAscii" w:hAnsiTheme="minorAscii" w:eastAsiaTheme="minorEastAsia" w:cstheme="minorBidi"/>
                <w:sz w:val="20"/>
                <w:szCs w:val="20"/>
                <w:lang w:eastAsia="en-IN"/>
              </w:rPr>
              <w:t xml:space="preserve">  Selected from the Coupa commodity list available in pull down menu.</w:t>
            </w:r>
            <w:ins w:author="Sandesh Jagtap" w:date="2026-02-10T08:56:55.407Z" w16du:dateUtc="2026-02-10T08:56:55.407Z" w:id="1988269373">
              <w:r w:rsidRPr="3A0D1FA5" w:rsidR="67824CAD">
                <w:rPr>
                  <w:rFonts w:ascii="Calibri" w:hAnsi="Calibri" w:eastAsia="游明朝" w:cs="Arial" w:asciiTheme="minorAscii" w:hAnsiTheme="minorAscii" w:eastAsiaTheme="minorEastAsia" w:cstheme="minorBidi"/>
                  <w:sz w:val="20"/>
                  <w:szCs w:val="20"/>
                  <w:lang w:eastAsia="en-IN"/>
                </w:rPr>
                <w:t xml:space="preserve"> Which can be useful during supplier </w:t>
              </w:r>
              <w:r w:rsidRPr="3A0D1FA5" w:rsidR="67824CAD">
                <w:rPr>
                  <w:rFonts w:ascii="Calibri" w:hAnsi="Calibri" w:eastAsia="游明朝" w:cs="Arial" w:asciiTheme="minorAscii" w:hAnsiTheme="minorAscii" w:eastAsiaTheme="minorEastAsia" w:cstheme="minorBidi"/>
                  <w:sz w:val="20"/>
                  <w:szCs w:val="20"/>
                  <w:lang w:eastAsia="en-IN"/>
                </w:rPr>
                <w:t>selection</w:t>
              </w:r>
              <w:r w:rsidRPr="3A0D1FA5" w:rsidR="67824CAD">
                <w:rPr>
                  <w:rFonts w:ascii="Calibri" w:hAnsi="Calibri" w:eastAsia="游明朝" w:cs="Arial" w:asciiTheme="minorAscii" w:hAnsiTheme="minorAscii" w:eastAsiaTheme="minorEastAsia" w:cstheme="minorBidi"/>
                  <w:sz w:val="20"/>
                  <w:szCs w:val="20"/>
                  <w:lang w:eastAsia="en-IN"/>
                </w:rPr>
                <w:t xml:space="preserve"> from Coupa Community.</w:t>
              </w:r>
            </w:ins>
          </w:p>
          <w:p w:rsidRPr="00531B07" w:rsidR="00896AB0" w:rsidP="643CBFD9" w:rsidRDefault="00896AB0" w14:paraId="0571E24D" w14:textId="1F77F148">
            <w:pPr>
              <w:spacing w:before="120" w:beforeAutospacing="1" w:after="120" w:afterAutospacing="1"/>
              <w:jc w:val="both"/>
              <w:rPr>
                <w:rFonts w:ascii="Arial" w:hAnsi="Arial" w:cs="Arial"/>
                <w:b/>
                <w:bCs/>
                <w:sz w:val="20"/>
                <w:szCs w:val="20"/>
                <w:lang w:eastAsia="en-IN"/>
              </w:rPr>
            </w:pPr>
            <w:r w:rsidRPr="005C76FD">
              <w:rPr>
                <w:rFonts w:ascii="Arial" w:hAnsi="Arial" w:cs="Arial"/>
                <w:b/>
                <w:bCs/>
                <w:sz w:val="20"/>
                <w:szCs w:val="20"/>
                <w:u w:val="single"/>
                <w:lang w:eastAsia="en-IN"/>
              </w:rPr>
              <w:t>Event Commodity:</w:t>
            </w:r>
            <w:r w:rsidRPr="643CBFD9">
              <w:rPr>
                <w:rFonts w:ascii="Arial" w:hAnsi="Arial" w:cs="Arial"/>
                <w:b/>
                <w:bCs/>
                <w:sz w:val="20"/>
                <w:szCs w:val="20"/>
                <w:lang w:eastAsia="en-IN"/>
              </w:rPr>
              <w:t xml:space="preserve"> </w:t>
            </w:r>
            <w:r w:rsidRPr="643CBFD9">
              <w:rPr>
                <w:rFonts w:ascii="Arial" w:hAnsi="Arial" w:cs="Arial"/>
                <w:sz w:val="20"/>
                <w:szCs w:val="20"/>
                <w:lang w:eastAsia="en-IN"/>
              </w:rPr>
              <w:t xml:space="preserve"> Select from the AECI L3 commodity tree. </w:t>
            </w:r>
          </w:p>
          <w:p w:rsidRPr="00531B07" w:rsidR="00896AB0" w:rsidP="643CBFD9" w:rsidRDefault="00896AB0" w14:paraId="4C48D4E2" w14:textId="7205CAA8">
            <w:pPr>
              <w:spacing w:before="120" w:beforeAutospacing="1" w:after="120" w:afterAutospacing="1"/>
              <w:rPr>
                <w:rFonts w:ascii="Arial" w:hAnsi="Arial" w:cs="Arial"/>
                <w:b/>
                <w:bCs/>
                <w:sz w:val="20"/>
                <w:szCs w:val="20"/>
                <w:u w:val="single"/>
                <w:lang w:eastAsia="en-IN"/>
              </w:rPr>
            </w:pPr>
            <w:r w:rsidRPr="643CBFD9">
              <w:rPr>
                <w:rFonts w:ascii="Arial" w:hAnsi="Arial" w:cs="Arial"/>
                <w:b/>
                <w:bCs/>
                <w:sz w:val="20"/>
                <w:szCs w:val="20"/>
                <w:u w:val="single"/>
                <w:lang w:eastAsia="en-IN"/>
              </w:rPr>
              <w:t>Optional:</w:t>
            </w:r>
          </w:p>
          <w:p w:rsidRPr="00531B07" w:rsidR="00896AB0" w:rsidP="643CBFD9" w:rsidRDefault="00896AB0" w14:paraId="1BC33749" w14:textId="0E6E1443">
            <w:pPr>
              <w:spacing w:before="120" w:beforeAutospacing="1" w:after="120" w:afterAutospacing="1"/>
              <w:jc w:val="both"/>
              <w:rPr>
                <w:rFonts w:ascii="Arial" w:hAnsi="Arial" w:cs="Arial"/>
                <w:b/>
                <w:bCs/>
                <w:sz w:val="20"/>
                <w:szCs w:val="20"/>
                <w:lang w:eastAsia="en-IN"/>
              </w:rPr>
            </w:pPr>
            <w:r w:rsidRPr="643CBFD9">
              <w:rPr>
                <w:rFonts w:ascii="Arial" w:hAnsi="Arial" w:cs="Arial"/>
                <w:sz w:val="20"/>
                <w:szCs w:val="20"/>
                <w:lang w:eastAsia="en-IN"/>
              </w:rPr>
              <w:t>Cost Avoidance: Cost avoidance value on the event can be entered manually to help track the benefits achieved by the sourcing event.</w:t>
            </w:r>
          </w:p>
          <w:p w:rsidRPr="005C76FD" w:rsidR="00896AB0" w:rsidP="005C76FD" w:rsidRDefault="00896AB0" w14:paraId="70822EF5" w14:textId="64736EAC">
            <w:pPr>
              <w:spacing w:beforeAutospacing="1" w:afterAutospacing="1" w:line="259" w:lineRule="auto"/>
              <w:rPr>
                <w:rFonts w:ascii="Arial" w:hAnsi="Arial" w:cs="Arial"/>
                <w:b/>
                <w:bCs/>
                <w:sz w:val="20"/>
                <w:szCs w:val="20"/>
                <w:u w:val="single"/>
                <w:lang w:eastAsia="en-IN"/>
              </w:rPr>
            </w:pPr>
            <w:r w:rsidRPr="643CBFD9">
              <w:rPr>
                <w:rFonts w:ascii="Arial" w:hAnsi="Arial" w:cs="Arial"/>
                <w:sz w:val="20"/>
                <w:szCs w:val="20"/>
                <w:lang w:eastAsia="en-IN"/>
              </w:rPr>
              <w:t>Planned Savings: Any planned or targeted savings can be manually added here. There is an internal attachment field here if any supporting documents need to be included.</w:t>
            </w:r>
            <w:r>
              <w:br/>
            </w:r>
            <w:r w:rsidRPr="005C76FD">
              <w:rPr>
                <w:rFonts w:asciiTheme="minorHAnsi" w:hAnsiTheme="minorHAnsi" w:eastAsiaTheme="minorEastAsia" w:cstheme="minorBidi"/>
                <w:b/>
                <w:bCs/>
                <w:sz w:val="20"/>
                <w:szCs w:val="20"/>
                <w:u w:val="single"/>
                <w:lang w:eastAsia="en-IN"/>
              </w:rPr>
              <w:t>Content Groups:</w:t>
            </w:r>
            <w:r>
              <w:br/>
            </w:r>
          </w:p>
          <w:p w:rsidRPr="00531B07" w:rsidR="00896AB0" w:rsidP="643CBFD9" w:rsidRDefault="00896AB0" w14:paraId="1F0A9824" w14:textId="3B699D71">
            <w:pPr>
              <w:spacing w:before="120" w:beforeAutospacing="1" w:after="120" w:afterAutospacing="1"/>
              <w:jc w:val="both"/>
              <w:rPr>
                <w:rFonts w:ascii="Arial" w:hAnsi="Arial" w:cs="Arial"/>
                <w:sz w:val="20"/>
                <w:szCs w:val="20"/>
                <w:lang w:eastAsia="en-IN"/>
              </w:rPr>
            </w:pPr>
            <w:r w:rsidRPr="643CBFD9">
              <w:rPr>
                <w:rFonts w:ascii="Arial" w:hAnsi="Arial" w:cs="Arial"/>
                <w:b/>
                <w:bCs/>
                <w:sz w:val="20"/>
                <w:szCs w:val="20"/>
                <w:u w:val="single"/>
                <w:lang w:eastAsia="en-IN"/>
              </w:rPr>
              <w:t xml:space="preserve">Event </w:t>
            </w:r>
            <w:proofErr w:type="spellStart"/>
            <w:r w:rsidRPr="643CBFD9">
              <w:rPr>
                <w:rFonts w:ascii="Arial" w:hAnsi="Arial" w:cs="Arial"/>
                <w:b/>
                <w:bCs/>
                <w:sz w:val="20"/>
                <w:szCs w:val="20"/>
                <w:u w:val="single"/>
                <w:lang w:eastAsia="en-IN"/>
              </w:rPr>
              <w:t>Type</w:t>
            </w:r>
            <w:r w:rsidRPr="643CBFD9">
              <w:rPr>
                <w:rFonts w:ascii="Arial" w:hAnsi="Arial" w:cs="Arial"/>
                <w:sz w:val="20"/>
                <w:szCs w:val="20"/>
                <w:lang w:eastAsia="en-IN"/>
              </w:rPr>
              <w:t>In</w:t>
            </w:r>
            <w:proofErr w:type="spellEnd"/>
            <w:r w:rsidRPr="643CBFD9">
              <w:rPr>
                <w:rFonts w:ascii="Arial" w:hAnsi="Arial" w:cs="Arial"/>
                <w:sz w:val="20"/>
                <w:szCs w:val="20"/>
                <w:lang w:eastAsia="en-IN"/>
              </w:rPr>
              <w:t xml:space="preserve"> the Event Type section, the Procurement Admin (Buyer) can manually select from a variety of options:</w:t>
            </w:r>
          </w:p>
          <w:p w:rsidRPr="00531B07" w:rsidR="00896AB0" w:rsidP="643CBFD9" w:rsidRDefault="00896AB0" w14:paraId="27D79F41" w14:textId="1482F903">
            <w:pPr>
              <w:spacing w:before="120" w:beforeAutospacing="1" w:after="120" w:afterAutospacing="1"/>
              <w:jc w:val="both"/>
              <w:rPr>
                <w:rFonts w:ascii="Arial" w:hAnsi="Arial" w:cs="Arial"/>
                <w:sz w:val="20"/>
                <w:szCs w:val="20"/>
                <w:lang w:eastAsia="en-IN"/>
              </w:rPr>
            </w:pPr>
            <w:r w:rsidRPr="005C76FD">
              <w:rPr>
                <w:rFonts w:ascii="Arial" w:hAnsi="Arial" w:cs="Arial"/>
                <w:b/>
                <w:bCs/>
                <w:sz w:val="20"/>
                <w:szCs w:val="20"/>
                <w:lang w:eastAsia="en-IN"/>
              </w:rPr>
              <w:t>RFx stage</w:t>
            </w:r>
            <w:r w:rsidRPr="643CBFD9">
              <w:rPr>
                <w:rFonts w:ascii="Arial" w:hAnsi="Arial" w:cs="Arial"/>
                <w:sz w:val="20"/>
                <w:szCs w:val="20"/>
                <w:lang w:eastAsia="en-IN"/>
              </w:rPr>
              <w:t xml:space="preserve"> – In this section, Procurement Admin (Buyer) can define the type of sourcing event being created. (RFI, RFQ, RFP). </w:t>
            </w:r>
          </w:p>
          <w:p w:rsidRPr="00531B07" w:rsidR="00896AB0" w:rsidP="6F426B44" w:rsidRDefault="00896AB0" w14:paraId="747B69F4" w14:textId="0D7AC98B">
            <w:pPr>
              <w:spacing w:before="120" w:beforeAutospacing="1" w:after="120" w:afterAutospacing="1"/>
              <w:jc w:val="both"/>
              <w:rPr>
                <w:rFonts w:ascii="Arial" w:hAnsi="Arial" w:cs="Arial"/>
                <w:sz w:val="20"/>
                <w:szCs w:val="20"/>
                <w:lang w:eastAsia="en-IN"/>
              </w:rPr>
            </w:pPr>
            <w:r w:rsidRPr="005C76FD">
              <w:rPr>
                <w:rFonts w:ascii="Arial" w:hAnsi="Arial" w:cs="Arial"/>
                <w:b/>
                <w:bCs/>
                <w:sz w:val="20"/>
                <w:szCs w:val="20"/>
                <w:lang w:eastAsia="en-IN"/>
              </w:rPr>
              <w:t>E-Auctions</w:t>
            </w:r>
            <w:r w:rsidRPr="643CBFD9">
              <w:rPr>
                <w:rFonts w:ascii="Arial" w:hAnsi="Arial" w:cs="Arial"/>
                <w:sz w:val="20"/>
                <w:szCs w:val="20"/>
                <w:lang w:eastAsia="en-IN"/>
              </w:rPr>
              <w:t xml:space="preserve"> - can be added either as a follow-on to a RFx event ‘Auction stage’, or as a stand-alone e-Auction event</w:t>
            </w:r>
          </w:p>
          <w:p w:rsidRPr="00531B07" w:rsidR="00896AB0" w:rsidP="643CBFD9" w:rsidRDefault="00896AB0" w14:paraId="3D9C9D6B" w14:textId="7414E16D">
            <w:pPr>
              <w:spacing w:before="120" w:beforeAutospacing="1" w:after="120" w:afterAutospacing="1"/>
              <w:jc w:val="both"/>
              <w:rPr>
                <w:rFonts w:ascii="Arial" w:hAnsi="Arial" w:cs="Arial"/>
                <w:sz w:val="20"/>
                <w:szCs w:val="20"/>
                <w:lang w:eastAsia="en-IN"/>
              </w:rPr>
            </w:pPr>
            <w:r w:rsidRPr="643CBFD9">
              <w:rPr>
                <w:rFonts w:ascii="Arial" w:hAnsi="Arial" w:cs="Arial"/>
                <w:b/>
                <w:bCs/>
                <w:sz w:val="20"/>
                <w:szCs w:val="20"/>
                <w:lang w:eastAsia="en-IN"/>
              </w:rPr>
              <w:t>Allow multiple responses</w:t>
            </w:r>
            <w:r w:rsidRPr="643CBFD9">
              <w:rPr>
                <w:rFonts w:ascii="Arial" w:hAnsi="Arial" w:cs="Arial"/>
                <w:sz w:val="20"/>
                <w:szCs w:val="20"/>
                <w:lang w:eastAsia="en-IN"/>
              </w:rPr>
              <w:t xml:space="preserve"> – This allows the supplier to add multiple responses for the same item.</w:t>
            </w:r>
          </w:p>
          <w:p w:rsidRPr="00531B07" w:rsidR="00896AB0" w:rsidP="643CBFD9" w:rsidRDefault="00896AB0" w14:paraId="3C4FDB60" w14:textId="291998CA">
            <w:pPr>
              <w:spacing w:before="120" w:beforeAutospacing="1" w:after="120" w:afterAutospacing="1"/>
              <w:jc w:val="both"/>
              <w:rPr>
                <w:rFonts w:ascii="Arial" w:hAnsi="Arial" w:cs="Arial"/>
                <w:sz w:val="20"/>
                <w:szCs w:val="20"/>
                <w:lang w:eastAsia="en-IN"/>
              </w:rPr>
            </w:pPr>
            <w:r w:rsidRPr="643CBFD9">
              <w:rPr>
                <w:rFonts w:ascii="Arial" w:hAnsi="Arial" w:cs="Arial"/>
                <w:b/>
                <w:bCs/>
                <w:sz w:val="20"/>
                <w:szCs w:val="20"/>
                <w:lang w:eastAsia="en-IN"/>
              </w:rPr>
              <w:lastRenderedPageBreak/>
              <w:t>Hide Supplier responses</w:t>
            </w:r>
            <w:r w:rsidRPr="643CBFD9">
              <w:rPr>
                <w:rFonts w:ascii="Arial" w:hAnsi="Arial" w:cs="Arial"/>
                <w:sz w:val="20"/>
                <w:szCs w:val="20"/>
                <w:lang w:eastAsia="en-IN"/>
              </w:rPr>
              <w:t xml:space="preserve"> – This allows the Procurement Admin (Buyer) to either allow or hide the responses from the procurement team. This option would be OFF by default. This setting is also known as sealed bid in Coupa.</w:t>
            </w:r>
          </w:p>
          <w:p w:rsidRPr="00531B07" w:rsidR="00896AB0" w:rsidP="643CBFD9" w:rsidRDefault="00896AB0" w14:paraId="5E9FD2FB" w14:textId="5B69219D">
            <w:pPr>
              <w:spacing w:before="120" w:beforeAutospacing="1" w:after="120" w:afterAutospacing="1"/>
              <w:jc w:val="both"/>
              <w:rPr>
                <w:rFonts w:ascii="Arial" w:hAnsi="Arial" w:cs="Arial"/>
                <w:sz w:val="20"/>
                <w:szCs w:val="20"/>
                <w:lang w:eastAsia="en-IN"/>
              </w:rPr>
            </w:pPr>
            <w:r w:rsidRPr="269F9AE6">
              <w:rPr>
                <w:rFonts w:ascii="Arial" w:hAnsi="Arial" w:cs="Arial"/>
                <w:b/>
                <w:bCs/>
                <w:sz w:val="20"/>
                <w:szCs w:val="20"/>
                <w:lang w:eastAsia="en-IN"/>
              </w:rPr>
              <w:t>Allow suppliers to respond with attachments in Message Centre</w:t>
            </w:r>
            <w:r w:rsidRPr="269F9AE6">
              <w:rPr>
                <w:rFonts w:ascii="Arial" w:hAnsi="Arial" w:cs="Arial"/>
                <w:sz w:val="20"/>
                <w:szCs w:val="20"/>
                <w:lang w:eastAsia="en-IN"/>
              </w:rPr>
              <w:t xml:space="preserve"> – This allows the suppliers to add an attachment while communicating on message centre</w:t>
            </w:r>
            <w:r w:rsidRPr="000F3661">
              <w:rPr>
                <w:rFonts w:ascii="Arial" w:hAnsi="Arial" w:cs="Arial"/>
                <w:sz w:val="20"/>
                <w:szCs w:val="20"/>
                <w:lang w:eastAsia="en-IN"/>
              </w:rPr>
              <w:t xml:space="preserve">. (For AECI </w:t>
            </w:r>
            <w:r>
              <w:rPr>
                <w:rFonts w:ascii="Arial" w:hAnsi="Arial" w:cs="Arial"/>
                <w:sz w:val="20"/>
                <w:szCs w:val="20"/>
                <w:lang w:eastAsia="en-IN"/>
              </w:rPr>
              <w:t>the global setting has been enabled where all the bids will be sealed</w:t>
            </w:r>
            <w:r w:rsidRPr="000F3661">
              <w:rPr>
                <w:rFonts w:ascii="Arial" w:hAnsi="Arial" w:cs="Arial"/>
                <w:sz w:val="20"/>
                <w:szCs w:val="20"/>
                <w:lang w:eastAsia="en-IN"/>
              </w:rPr>
              <w:t>)</w:t>
            </w:r>
            <w:r>
              <w:rPr>
                <w:rFonts w:ascii="Arial" w:hAnsi="Arial" w:cs="Arial"/>
                <w:sz w:val="20"/>
                <w:szCs w:val="20"/>
                <w:lang w:eastAsia="en-IN"/>
              </w:rPr>
              <w:t>.</w:t>
            </w:r>
          </w:p>
          <w:p w:rsidR="00896AB0" w:rsidP="643CBFD9" w:rsidRDefault="00896AB0" w14:paraId="1A40CB5B" w14:textId="427BA9EC">
            <w:pPr>
              <w:spacing w:beforeAutospacing="1" w:afterAutospacing="1"/>
              <w:jc w:val="both"/>
            </w:pPr>
            <w:r>
              <w:rPr>
                <w:noProof/>
              </w:rPr>
              <w:drawing>
                <wp:inline distT="0" distB="0" distL="0" distR="0" wp14:anchorId="61F3FCF4" wp14:editId="643BF121">
                  <wp:extent cx="4524375" cy="1076325"/>
                  <wp:effectExtent l="0" t="0" r="0" b="0"/>
                  <wp:docPr id="888280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12282" name="Picture 446012282"/>
                          <pic:cNvPicPr/>
                        </pic:nvPicPr>
                        <pic:blipFill>
                          <a:blip r:embed="rId17">
                            <a:extLst>
                              <a:ext uri="{28A0092B-C50C-407E-A947-70E740481C1C}">
                                <a14:useLocalDpi xmlns:a14="http://schemas.microsoft.com/office/drawing/2010/main"/>
                              </a:ext>
                            </a:extLst>
                          </a:blip>
                          <a:stretch>
                            <a:fillRect/>
                          </a:stretch>
                        </pic:blipFill>
                        <pic:spPr>
                          <a:xfrm>
                            <a:off x="0" y="0"/>
                            <a:ext cx="4524375" cy="1076325"/>
                          </a:xfrm>
                          <a:prstGeom prst="rect">
                            <a:avLst/>
                          </a:prstGeom>
                        </pic:spPr>
                      </pic:pic>
                    </a:graphicData>
                  </a:graphic>
                </wp:inline>
              </w:drawing>
            </w:r>
          </w:p>
          <w:p w:rsidR="00896AB0" w:rsidP="643CBFD9" w:rsidRDefault="00896AB0" w14:paraId="63BC94EE" w14:textId="4983DFD7">
            <w:pPr>
              <w:spacing w:beforeAutospacing="1" w:afterAutospacing="1"/>
              <w:jc w:val="both"/>
            </w:pPr>
            <w:r>
              <w:rPr>
                <w:noProof/>
              </w:rPr>
              <w:drawing>
                <wp:inline distT="0" distB="0" distL="0" distR="0" wp14:anchorId="49CB166E" wp14:editId="063FF290">
                  <wp:extent cx="4524375" cy="1981200"/>
                  <wp:effectExtent l="0" t="0" r="0" b="0"/>
                  <wp:docPr id="158307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7026" name="Picture 158307026"/>
                          <pic:cNvPicPr/>
                        </pic:nvPicPr>
                        <pic:blipFill>
                          <a:blip r:embed="rId18">
                            <a:extLst>
                              <a:ext uri="{28A0092B-C50C-407E-A947-70E740481C1C}">
                                <a14:useLocalDpi xmlns:a14="http://schemas.microsoft.com/office/drawing/2010/main"/>
                              </a:ext>
                            </a:extLst>
                          </a:blip>
                          <a:stretch>
                            <a:fillRect/>
                          </a:stretch>
                        </pic:blipFill>
                        <pic:spPr>
                          <a:xfrm>
                            <a:off x="0" y="0"/>
                            <a:ext cx="4524375" cy="1981200"/>
                          </a:xfrm>
                          <a:prstGeom prst="rect">
                            <a:avLst/>
                          </a:prstGeom>
                        </pic:spPr>
                      </pic:pic>
                    </a:graphicData>
                  </a:graphic>
                </wp:inline>
              </w:drawing>
            </w:r>
          </w:p>
          <w:p w:rsidR="00896AB0" w:rsidP="3F54F2CE" w:rsidRDefault="00896AB0" w14:paraId="21DCF682" w14:textId="4F051557">
            <w:pPr>
              <w:spacing w:beforeAutospacing="1" w:afterAutospacing="1"/>
              <w:jc w:val="both"/>
              <w:rPr>
                <w:rFonts w:ascii="Arial" w:hAnsi="Arial" w:cs="Arial"/>
                <w:sz w:val="20"/>
                <w:szCs w:val="20"/>
                <w:lang w:eastAsia="en-IN"/>
              </w:rPr>
            </w:pPr>
          </w:p>
          <w:p w:rsidRPr="00531B07" w:rsidR="00896AB0" w:rsidP="3F54F2CE" w:rsidRDefault="00896AB0" w14:paraId="68F583C6" w14:textId="2DE5C60F">
            <w:pPr>
              <w:spacing w:before="120" w:beforeAutospacing="1" w:after="120" w:afterAutospacing="1"/>
              <w:jc w:val="both"/>
              <w:rPr>
                <w:rFonts w:ascii="Arial" w:hAnsi="Arial" w:cs="Arial"/>
                <w:sz w:val="20"/>
                <w:szCs w:val="20"/>
                <w:lang w:eastAsia="en-IN"/>
              </w:rPr>
            </w:pPr>
            <w:r w:rsidRPr="3F54F2CE">
              <w:rPr>
                <w:rFonts w:ascii="Arial" w:hAnsi="Arial" w:cs="Arial"/>
                <w:b/>
                <w:bCs/>
                <w:sz w:val="20"/>
                <w:szCs w:val="20"/>
                <w:lang w:eastAsia="en-IN"/>
              </w:rPr>
              <w:t>Event currencies and exchange rates</w:t>
            </w:r>
          </w:p>
          <w:p w:rsidRPr="00531B07" w:rsidR="00896AB0" w:rsidP="005C76FD" w:rsidRDefault="00896AB0" w14:paraId="35B1B13D" w14:textId="65A6FDC8">
            <w:pPr>
              <w:spacing w:before="120" w:beforeAutospacing="1" w:after="120" w:afterAutospacing="1"/>
              <w:jc w:val="both"/>
              <w:rPr>
                <w:rFonts w:ascii="Arial" w:hAnsi="Arial" w:cs="Arial"/>
                <w:sz w:val="20"/>
                <w:szCs w:val="20"/>
                <w:lang w:eastAsia="en-IN"/>
              </w:rPr>
            </w:pPr>
            <w:r>
              <w:rPr>
                <w:noProof/>
              </w:rPr>
              <w:drawing>
                <wp:inline distT="0" distB="0" distL="0" distR="0" wp14:anchorId="68D8D9C8" wp14:editId="52DE7B97">
                  <wp:extent cx="3676677" cy="1238259"/>
                  <wp:effectExtent l="0" t="0" r="0" b="0"/>
                  <wp:docPr id="1905771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1202" name="Picture 1905771202"/>
                          <pic:cNvPicPr/>
                        </pic:nvPicPr>
                        <pic:blipFill>
                          <a:blip r:embed="rId19">
                            <a:extLst>
                              <a:ext uri="{28A0092B-C50C-407E-A947-70E740481C1C}">
                                <a14:useLocalDpi xmlns:a14="http://schemas.microsoft.com/office/drawing/2010/main"/>
                              </a:ext>
                            </a:extLst>
                          </a:blip>
                          <a:stretch>
                            <a:fillRect/>
                          </a:stretch>
                        </pic:blipFill>
                        <pic:spPr>
                          <a:xfrm>
                            <a:off x="0" y="0"/>
                            <a:ext cx="3676677" cy="1238259"/>
                          </a:xfrm>
                          <a:prstGeom prst="rect">
                            <a:avLst/>
                          </a:prstGeom>
                        </pic:spPr>
                      </pic:pic>
                    </a:graphicData>
                  </a:graphic>
                </wp:inline>
              </w:drawing>
            </w:r>
            <w:r w:rsidRPr="3F54F2CE">
              <w:rPr>
                <w:rFonts w:ascii="Arial" w:hAnsi="Arial" w:cs="Arial"/>
                <w:sz w:val="20"/>
                <w:szCs w:val="20"/>
                <w:lang w:eastAsia="en-IN"/>
              </w:rPr>
              <w:t xml:space="preserve"> – The Suppliers can bid in different currencies, once you evaluate, you will see the responses in the event currency.</w:t>
            </w:r>
          </w:p>
          <w:p w:rsidRPr="00531B07" w:rsidR="00896AB0" w:rsidP="5AD9164B" w:rsidRDefault="00896AB0" w14:paraId="13213704" w14:textId="77777777">
            <w:pPr>
              <w:spacing w:before="120" w:beforeAutospacing="1" w:after="120" w:afterAutospacing="1"/>
              <w:jc w:val="both"/>
              <w:rPr>
                <w:rFonts w:ascii="Arial" w:hAnsi="Arial" w:cs="Arial"/>
                <w:sz w:val="20"/>
                <w:szCs w:val="20"/>
                <w:lang w:eastAsia="en-IN"/>
              </w:rPr>
            </w:pPr>
          </w:p>
          <w:p w:rsidRPr="00531B07" w:rsidR="00896AB0" w:rsidP="5AD9164B" w:rsidRDefault="00896AB0" w14:paraId="73E8B9F3" w14:textId="6E63E4B9">
            <w:pPr>
              <w:spacing w:before="120" w:beforeAutospacing="1" w:after="120" w:afterAutospacing="1"/>
              <w:rPr>
                <w:rFonts w:ascii="Arial" w:hAnsi="Arial" w:cs="Arial"/>
                <w:sz w:val="20"/>
                <w:szCs w:val="20"/>
                <w:lang w:eastAsia="en-IN"/>
              </w:rPr>
            </w:pPr>
            <w:r w:rsidRPr="00531B07">
              <w:rPr>
                <w:rFonts w:ascii="Arial" w:hAnsi="Arial" w:cs="Arial"/>
                <w:b/>
                <w:bCs/>
                <w:sz w:val="20"/>
                <w:szCs w:val="20"/>
                <w:u w:val="single"/>
                <w:lang w:eastAsia="en-IN"/>
              </w:rPr>
              <w:t>Note</w:t>
            </w:r>
            <w:r w:rsidRPr="00531B07">
              <w:rPr>
                <w:rFonts w:ascii="Arial" w:hAnsi="Arial" w:cs="Arial"/>
                <w:sz w:val="20"/>
                <w:szCs w:val="20"/>
                <w:lang w:eastAsia="en-IN"/>
              </w:rPr>
              <w:t>: Once the sourcing event is initiated, by default it will be a standard sourcing event. The Procurement Admin (Buyer) however has an option to convert the event into 1 Envelope or 2 Envelope by selecting Unseal manually option.</w:t>
            </w:r>
            <w:r w:rsidRPr="00531B07">
              <w:rPr>
                <w:rFonts w:ascii="Arial" w:hAnsi="Arial" w:cs="Arial"/>
              </w:rPr>
              <w:br/>
            </w:r>
          </w:p>
          <w:p w:rsidRPr="00531B07" w:rsidR="00896AB0" w:rsidP="3F54F2CE" w:rsidRDefault="00896AB0" w14:paraId="423291D8" w14:textId="54DB1555">
            <w:pPr>
              <w:spacing w:before="120" w:beforeAutospacing="1" w:after="120" w:afterAutospacing="1"/>
              <w:rPr>
                <w:rFonts w:ascii="Arial" w:hAnsi="Arial" w:cs="Arial"/>
                <w:b/>
                <w:bCs/>
                <w:sz w:val="20"/>
                <w:szCs w:val="20"/>
                <w:u w:val="single"/>
                <w:lang w:eastAsia="en-IN"/>
              </w:rPr>
            </w:pPr>
            <w:r w:rsidRPr="3F54F2CE">
              <w:rPr>
                <w:rFonts w:ascii="Arial" w:hAnsi="Arial" w:cs="Arial"/>
                <w:b/>
                <w:bCs/>
                <w:sz w:val="20"/>
                <w:szCs w:val="20"/>
                <w:u w:val="single"/>
                <w:lang w:eastAsia="en-IN"/>
              </w:rPr>
              <w:t>Terms &amp; Conditions</w:t>
            </w:r>
          </w:p>
          <w:p w:rsidR="00896AB0" w:rsidP="3F54F2CE" w:rsidRDefault="00896AB0" w14:paraId="238112BE" w14:textId="53C657AC">
            <w:pPr>
              <w:spacing w:beforeAutospacing="1" w:afterAutospacing="1"/>
            </w:pPr>
            <w:r>
              <w:rPr>
                <w:noProof/>
              </w:rPr>
              <w:lastRenderedPageBreak/>
              <w:drawing>
                <wp:inline distT="0" distB="0" distL="0" distR="0" wp14:anchorId="1DD24065" wp14:editId="21B0F8C1">
                  <wp:extent cx="4105305" cy="1352560"/>
                  <wp:effectExtent l="0" t="0" r="0" b="0"/>
                  <wp:docPr id="217189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9479" name="Picture 217189479"/>
                          <pic:cNvPicPr/>
                        </pic:nvPicPr>
                        <pic:blipFill>
                          <a:blip r:embed="rId20">
                            <a:extLst>
                              <a:ext uri="{28A0092B-C50C-407E-A947-70E740481C1C}">
                                <a14:useLocalDpi xmlns:a14="http://schemas.microsoft.com/office/drawing/2010/main"/>
                              </a:ext>
                            </a:extLst>
                          </a:blip>
                          <a:stretch>
                            <a:fillRect/>
                          </a:stretch>
                        </pic:blipFill>
                        <pic:spPr>
                          <a:xfrm>
                            <a:off x="0" y="0"/>
                            <a:ext cx="4105305" cy="1352560"/>
                          </a:xfrm>
                          <a:prstGeom prst="rect">
                            <a:avLst/>
                          </a:prstGeom>
                        </pic:spPr>
                      </pic:pic>
                    </a:graphicData>
                  </a:graphic>
                </wp:inline>
              </w:drawing>
            </w:r>
          </w:p>
          <w:p w:rsidRPr="00531B07" w:rsidR="00896AB0" w:rsidP="3F54F2CE" w:rsidRDefault="00896AB0" w14:paraId="2911DAF8" w14:textId="064A9FCD">
            <w:pPr>
              <w:spacing w:before="120" w:beforeAutospacing="1" w:after="120" w:afterAutospacing="1"/>
              <w:jc w:val="both"/>
              <w:rPr>
                <w:rFonts w:ascii="Arial" w:hAnsi="Arial" w:cs="Arial"/>
                <w:b/>
                <w:bCs/>
                <w:sz w:val="20"/>
                <w:szCs w:val="20"/>
                <w:lang w:eastAsia="en-IN"/>
              </w:rPr>
            </w:pPr>
            <w:r w:rsidRPr="3F54F2CE">
              <w:rPr>
                <w:rFonts w:ascii="Arial" w:hAnsi="Arial" w:cs="Arial"/>
                <w:sz w:val="20"/>
                <w:szCs w:val="20"/>
                <w:lang w:eastAsia="en-IN"/>
              </w:rPr>
              <w:t>Terms and Conditions: The Procurement Admin (Buyer) will have the option to attach terms and conditions or any other relevant document that the supplier must accept in order to participate in the event.</w:t>
            </w:r>
            <w:r>
              <w:br/>
            </w:r>
          </w:p>
          <w:p w:rsidRPr="00531B07" w:rsidR="00896AB0" w:rsidP="3F54F2CE" w:rsidRDefault="00896AB0" w14:paraId="2D0A2B38" w14:textId="77777777">
            <w:pPr>
              <w:spacing w:before="120" w:beforeAutospacing="1" w:after="120" w:afterAutospacing="1"/>
              <w:rPr>
                <w:rFonts w:ascii="Arial" w:hAnsi="Arial" w:cs="Arial"/>
                <w:b/>
                <w:bCs/>
                <w:sz w:val="20"/>
                <w:szCs w:val="20"/>
                <w:u w:val="single"/>
                <w:lang w:eastAsia="en-IN"/>
              </w:rPr>
            </w:pPr>
            <w:r w:rsidRPr="3F54F2CE">
              <w:rPr>
                <w:rFonts w:ascii="Arial" w:hAnsi="Arial" w:cs="Arial"/>
                <w:b/>
                <w:bCs/>
                <w:sz w:val="20"/>
                <w:szCs w:val="20"/>
                <w:u w:val="single"/>
                <w:lang w:eastAsia="en-IN"/>
              </w:rPr>
              <w:t>Event team</w:t>
            </w:r>
          </w:p>
          <w:p w:rsidR="00896AB0" w:rsidP="3F54F2CE" w:rsidRDefault="00896AB0" w14:paraId="5185CF1F" w14:textId="69117227">
            <w:pPr>
              <w:spacing w:beforeAutospacing="1" w:afterAutospacing="1"/>
            </w:pPr>
            <w:r>
              <w:rPr>
                <w:noProof/>
              </w:rPr>
              <w:drawing>
                <wp:inline distT="0" distB="0" distL="0" distR="0" wp14:anchorId="1C3F478B" wp14:editId="5E69DA35">
                  <wp:extent cx="4171981" cy="1562111"/>
                  <wp:effectExtent l="0" t="0" r="0" b="0"/>
                  <wp:docPr id="117544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628" name="Picture 117544628"/>
                          <pic:cNvPicPr/>
                        </pic:nvPicPr>
                        <pic:blipFill>
                          <a:blip r:embed="rId21">
                            <a:extLst>
                              <a:ext uri="{28A0092B-C50C-407E-A947-70E740481C1C}">
                                <a14:useLocalDpi xmlns:a14="http://schemas.microsoft.com/office/drawing/2010/main"/>
                              </a:ext>
                            </a:extLst>
                          </a:blip>
                          <a:stretch>
                            <a:fillRect/>
                          </a:stretch>
                        </pic:blipFill>
                        <pic:spPr>
                          <a:xfrm>
                            <a:off x="0" y="0"/>
                            <a:ext cx="4171981" cy="1562111"/>
                          </a:xfrm>
                          <a:prstGeom prst="rect">
                            <a:avLst/>
                          </a:prstGeom>
                        </pic:spPr>
                      </pic:pic>
                    </a:graphicData>
                  </a:graphic>
                </wp:inline>
              </w:drawing>
            </w:r>
          </w:p>
          <w:p w:rsidRPr="00531B07" w:rsidR="00896AB0" w:rsidP="3F54F2CE" w:rsidRDefault="00896AB0" w14:paraId="07820B7C" w14:textId="0CAC36A7">
            <w:pPr>
              <w:spacing w:before="120" w:beforeAutospacing="1" w:after="120" w:afterAutospacing="1"/>
              <w:rPr>
                <w:rFonts w:ascii="Arial" w:hAnsi="Arial" w:cs="Arial"/>
                <w:b/>
                <w:bCs/>
                <w:sz w:val="20"/>
                <w:szCs w:val="20"/>
                <w:lang w:eastAsia="en-IN"/>
              </w:rPr>
            </w:pPr>
            <w:r w:rsidRPr="3F54F2CE">
              <w:rPr>
                <w:rFonts w:ascii="Arial" w:hAnsi="Arial" w:cs="Arial"/>
                <w:sz w:val="20"/>
                <w:szCs w:val="20"/>
                <w:lang w:eastAsia="en-IN"/>
              </w:rPr>
              <w:t xml:space="preserve">Event Team: Under this section Procurement Admin (Buyer) </w:t>
            </w:r>
            <w:r>
              <w:rPr>
                <w:rFonts w:ascii="Arial" w:hAnsi="Arial" w:cs="Arial"/>
                <w:sz w:val="20"/>
                <w:szCs w:val="20"/>
                <w:lang w:eastAsia="en-IN"/>
              </w:rPr>
              <w:t xml:space="preserve">has </w:t>
            </w:r>
            <w:r w:rsidRPr="3F54F2CE">
              <w:rPr>
                <w:rFonts w:ascii="Arial" w:hAnsi="Arial" w:cs="Arial"/>
                <w:sz w:val="20"/>
                <w:szCs w:val="20"/>
                <w:lang w:eastAsia="en-IN"/>
              </w:rPr>
              <w:t>the option to add event owner, watcher, and evaluator.</w:t>
            </w:r>
          </w:p>
          <w:p w:rsidRPr="00531B07" w:rsidR="00896AB0" w:rsidP="3F54F2CE" w:rsidRDefault="00896AB0" w14:paraId="0DE00023" w14:textId="7BE7A8D0">
            <w:pPr>
              <w:spacing w:before="120" w:beforeAutospacing="1" w:after="120" w:afterAutospacing="1"/>
              <w:rPr>
                <w:rFonts w:ascii="Arial" w:hAnsi="Arial" w:cs="Arial"/>
                <w:sz w:val="20"/>
                <w:szCs w:val="20"/>
                <w:lang w:eastAsia="en-IN"/>
              </w:rPr>
            </w:pPr>
          </w:p>
          <w:p w:rsidRPr="00531B07" w:rsidR="00896AB0" w:rsidP="3F54F2CE" w:rsidRDefault="00896AB0" w14:paraId="2ACA00DA" w14:textId="75433D91">
            <w:pPr>
              <w:spacing w:before="120" w:beforeAutospacing="1" w:after="120" w:afterAutospacing="1"/>
            </w:pPr>
            <w:r w:rsidRPr="3F54F2CE">
              <w:rPr>
                <w:rFonts w:asciiTheme="minorHAnsi" w:hAnsiTheme="minorHAnsi" w:eastAsiaTheme="minorEastAsia" w:cstheme="minorBidi"/>
                <w:b/>
                <w:bCs/>
                <w:sz w:val="20"/>
                <w:szCs w:val="20"/>
                <w:u w:val="single"/>
                <w:lang w:eastAsia="en-IN"/>
              </w:rPr>
              <w:t>Timeline:</w:t>
            </w:r>
          </w:p>
          <w:p w:rsidRPr="00531B07" w:rsidR="00896AB0" w:rsidP="3F54F2CE" w:rsidRDefault="00896AB0" w14:paraId="7A28D5FD" w14:textId="667EFB04">
            <w:pPr>
              <w:spacing w:before="120" w:beforeAutospacing="1" w:after="120" w:afterAutospacing="1"/>
              <w:rPr>
                <w:rFonts w:ascii="Arial" w:hAnsi="Arial" w:cs="Arial"/>
                <w:b/>
                <w:bCs/>
                <w:sz w:val="20"/>
                <w:szCs w:val="20"/>
                <w:lang w:eastAsia="en-IN"/>
              </w:rPr>
            </w:pPr>
            <w:r>
              <w:rPr>
                <w:noProof/>
              </w:rPr>
              <w:drawing>
                <wp:inline distT="0" distB="0" distL="0" distR="0" wp14:anchorId="06A1CCA0" wp14:editId="61673AFF">
                  <wp:extent cx="4524375" cy="552450"/>
                  <wp:effectExtent l="0" t="0" r="0" b="0"/>
                  <wp:docPr id="1208398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98210" name="Picture 1208398210"/>
                          <pic:cNvPicPr/>
                        </pic:nvPicPr>
                        <pic:blipFill>
                          <a:blip r:embed="rId22">
                            <a:extLst>
                              <a:ext uri="{28A0092B-C50C-407E-A947-70E740481C1C}">
                                <a14:useLocalDpi xmlns:a14="http://schemas.microsoft.com/office/drawing/2010/main"/>
                              </a:ext>
                            </a:extLst>
                          </a:blip>
                          <a:stretch>
                            <a:fillRect/>
                          </a:stretch>
                        </pic:blipFill>
                        <pic:spPr>
                          <a:xfrm>
                            <a:off x="0" y="0"/>
                            <a:ext cx="4524375" cy="552450"/>
                          </a:xfrm>
                          <a:prstGeom prst="rect">
                            <a:avLst/>
                          </a:prstGeom>
                        </pic:spPr>
                      </pic:pic>
                    </a:graphicData>
                  </a:graphic>
                </wp:inline>
              </w:drawing>
            </w:r>
          </w:p>
          <w:p w:rsidRPr="00531B07" w:rsidR="00896AB0" w:rsidP="3F54F2CE" w:rsidRDefault="00896AB0" w14:paraId="0BA6322A" w14:textId="77777777">
            <w:pPr>
              <w:spacing w:before="120" w:beforeAutospacing="1" w:after="120" w:afterAutospacing="1"/>
              <w:rPr>
                <w:rFonts w:ascii="Arial" w:hAnsi="Arial" w:cs="Arial"/>
                <w:b/>
                <w:bCs/>
                <w:sz w:val="20"/>
                <w:szCs w:val="20"/>
                <w:u w:val="single"/>
                <w:lang w:eastAsia="en-IN"/>
              </w:rPr>
            </w:pPr>
            <w:r w:rsidRPr="3F54F2CE">
              <w:rPr>
                <w:rFonts w:ascii="Arial" w:hAnsi="Arial" w:cs="Arial"/>
                <w:b/>
                <w:bCs/>
                <w:sz w:val="20"/>
                <w:szCs w:val="20"/>
                <w:u w:val="single"/>
                <w:lang w:eastAsia="en-IN"/>
              </w:rPr>
              <w:t>Configure Timelines</w:t>
            </w:r>
          </w:p>
          <w:p w:rsidR="00896AB0" w:rsidP="3F54F2CE" w:rsidRDefault="00896AB0" w14:paraId="14D55861" w14:textId="59255A1C">
            <w:pPr>
              <w:spacing w:beforeAutospacing="1" w:afterAutospacing="1"/>
            </w:pPr>
            <w:r>
              <w:rPr>
                <w:noProof/>
              </w:rPr>
              <w:drawing>
                <wp:inline distT="0" distB="0" distL="0" distR="0" wp14:anchorId="0CFF2FBF" wp14:editId="774294FB">
                  <wp:extent cx="4524375" cy="1438275"/>
                  <wp:effectExtent l="0" t="0" r="0" b="0"/>
                  <wp:docPr id="217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6" name="Picture 217216"/>
                          <pic:cNvPicPr/>
                        </pic:nvPicPr>
                        <pic:blipFill>
                          <a:blip r:embed="rId23">
                            <a:extLst>
                              <a:ext uri="{28A0092B-C50C-407E-A947-70E740481C1C}">
                                <a14:useLocalDpi xmlns:a14="http://schemas.microsoft.com/office/drawing/2010/main"/>
                              </a:ext>
                            </a:extLst>
                          </a:blip>
                          <a:stretch>
                            <a:fillRect/>
                          </a:stretch>
                        </pic:blipFill>
                        <pic:spPr>
                          <a:xfrm>
                            <a:off x="0" y="0"/>
                            <a:ext cx="4524375" cy="1438275"/>
                          </a:xfrm>
                          <a:prstGeom prst="rect">
                            <a:avLst/>
                          </a:prstGeom>
                        </pic:spPr>
                      </pic:pic>
                    </a:graphicData>
                  </a:graphic>
                </wp:inline>
              </w:drawing>
            </w:r>
          </w:p>
          <w:p w:rsidR="00896AB0" w:rsidP="3F54F2CE" w:rsidRDefault="00896AB0" w14:paraId="728A9ADF" w14:textId="28FFBBF3">
            <w:pPr>
              <w:spacing w:beforeAutospacing="1" w:afterAutospacing="1"/>
              <w:rPr>
                <w:rFonts w:ascii="Arial" w:hAnsi="Arial" w:cs="Arial"/>
                <w:b/>
                <w:bCs/>
                <w:sz w:val="20"/>
                <w:szCs w:val="20"/>
                <w:u w:val="single"/>
                <w:lang w:eastAsia="en-IN"/>
              </w:rPr>
            </w:pPr>
          </w:p>
          <w:p w:rsidRPr="00531B07" w:rsidR="00896AB0" w:rsidP="3F54F2CE" w:rsidRDefault="00896AB0" w14:paraId="01DF346D" w14:textId="7AF3E492">
            <w:pPr>
              <w:spacing w:before="120" w:beforeAutospacing="1" w:after="120" w:afterAutospacing="1"/>
              <w:jc w:val="both"/>
              <w:rPr>
                <w:rFonts w:ascii="Arial" w:hAnsi="Arial" w:cs="Arial"/>
                <w:b/>
                <w:bCs/>
                <w:sz w:val="20"/>
                <w:szCs w:val="20"/>
                <w:lang w:eastAsia="en-IN"/>
              </w:rPr>
            </w:pPr>
            <w:r w:rsidRPr="3F54F2CE">
              <w:rPr>
                <w:rFonts w:ascii="Arial" w:hAnsi="Arial" w:cs="Arial"/>
                <w:sz w:val="20"/>
                <w:szCs w:val="20"/>
                <w:lang w:eastAsia="en-IN"/>
              </w:rPr>
              <w:lastRenderedPageBreak/>
              <w:t>Under the Timeline section, the Procurement Admin (Buyer) can define  timelines specific to the event, this includes:</w:t>
            </w:r>
          </w:p>
          <w:p w:rsidRPr="00531B07" w:rsidR="00896AB0" w:rsidP="005C76FD" w:rsidRDefault="00896AB0" w14:paraId="6AEAF1CB" w14:textId="52FD56D6">
            <w:pPr>
              <w:pStyle w:val="ListParagraph"/>
              <w:numPr>
                <w:ilvl w:val="0"/>
                <w:numId w:val="2"/>
              </w:numPr>
              <w:spacing w:before="120" w:beforeAutospacing="1" w:after="120" w:afterAutospacing="1"/>
              <w:jc w:val="both"/>
              <w:rPr>
                <w:rFonts w:cs="Arial"/>
                <w:b/>
                <w:bCs/>
                <w:lang w:eastAsia="en-IN"/>
              </w:rPr>
            </w:pPr>
            <w:r w:rsidRPr="3F54F2CE">
              <w:rPr>
                <w:rFonts w:cs="Arial"/>
                <w:lang w:eastAsia="en-IN"/>
              </w:rPr>
              <w:t>Event Time Zone – Set to user’s default time zone.</w:t>
            </w:r>
          </w:p>
          <w:p w:rsidRPr="00531B07" w:rsidR="00896AB0" w:rsidP="005C76FD" w:rsidRDefault="00896AB0" w14:paraId="524ADB6E" w14:textId="3B415EC9">
            <w:pPr>
              <w:pStyle w:val="ListParagraph"/>
              <w:numPr>
                <w:ilvl w:val="0"/>
                <w:numId w:val="2"/>
              </w:numPr>
              <w:spacing w:before="120" w:beforeAutospacing="1" w:after="120" w:afterAutospacing="1"/>
              <w:jc w:val="both"/>
              <w:rPr>
                <w:rFonts w:cs="Arial"/>
                <w:b/>
                <w:bCs/>
                <w:lang w:eastAsia="en-IN"/>
              </w:rPr>
            </w:pPr>
            <w:r w:rsidRPr="3F54F2CE">
              <w:rPr>
                <w:rFonts w:cs="Arial"/>
                <w:lang w:eastAsia="en-IN"/>
              </w:rPr>
              <w:t>Event Start - When the event starts.</w:t>
            </w:r>
          </w:p>
          <w:p w:rsidRPr="00531B07" w:rsidR="00896AB0" w:rsidP="005C76FD" w:rsidRDefault="00896AB0" w14:paraId="1CD0DDE9" w14:textId="4C0F50C2">
            <w:pPr>
              <w:pStyle w:val="ListParagraph"/>
              <w:numPr>
                <w:ilvl w:val="0"/>
                <w:numId w:val="2"/>
              </w:numPr>
              <w:spacing w:before="120" w:beforeAutospacing="1" w:after="120" w:afterAutospacing="1"/>
              <w:jc w:val="both"/>
              <w:rPr>
                <w:rFonts w:cs="Arial"/>
                <w:b/>
                <w:bCs/>
                <w:lang w:eastAsia="en-IN"/>
              </w:rPr>
            </w:pPr>
            <w:r w:rsidRPr="3F54F2CE">
              <w:rPr>
                <w:rFonts w:cs="Arial"/>
                <w:lang w:eastAsia="en-IN"/>
              </w:rPr>
              <w:t>Event End - When the event ends.</w:t>
            </w:r>
          </w:p>
          <w:p w:rsidRPr="00B05478" w:rsidR="00896AB0" w:rsidP="005C76FD" w:rsidRDefault="00896AB0" w14:paraId="691DC7C2" w14:textId="131DDBCF">
            <w:pPr>
              <w:pStyle w:val="ListParagraph"/>
              <w:numPr>
                <w:ilvl w:val="0"/>
                <w:numId w:val="2"/>
              </w:numPr>
              <w:spacing w:before="120" w:beforeAutospacing="1" w:after="120" w:afterAutospacing="1"/>
              <w:jc w:val="both"/>
              <w:rPr>
                <w:rFonts w:cs="Arial"/>
                <w:lang w:eastAsia="en-IN"/>
              </w:rPr>
            </w:pPr>
            <w:r w:rsidRPr="005C76FD">
              <w:rPr>
                <w:rFonts w:cs="Arial"/>
                <w:lang w:val="en-IN" w:eastAsia="en-IN"/>
              </w:rPr>
              <w:t xml:space="preserve">Event Timeline </w:t>
            </w:r>
          </w:p>
          <w:p w:rsidRPr="005C76FD" w:rsidR="00896AB0" w:rsidP="005C76FD" w:rsidRDefault="00896AB0" w14:paraId="797F0F71" w14:textId="73EED0B0">
            <w:pPr>
              <w:spacing w:before="120" w:beforeAutospacing="1" w:after="120" w:afterAutospacing="1" w:line="259" w:lineRule="auto"/>
              <w:jc w:val="both"/>
            </w:pPr>
            <w:r>
              <w:rPr>
                <w:noProof/>
              </w:rPr>
              <w:drawing>
                <wp:inline distT="0" distB="0" distL="0" distR="0" wp14:anchorId="5624EEA5" wp14:editId="1B38A9D2">
                  <wp:extent cx="3974897" cy="1523013"/>
                  <wp:effectExtent l="0" t="0" r="0" b="0"/>
                  <wp:docPr id="1499706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6537" name="Picture 1499706537"/>
                          <pic:cNvPicPr/>
                        </pic:nvPicPr>
                        <pic:blipFill>
                          <a:blip r:embed="rId24">
                            <a:extLst>
                              <a:ext uri="{28A0092B-C50C-407E-A947-70E740481C1C}">
                                <a14:useLocalDpi xmlns:a14="http://schemas.microsoft.com/office/drawing/2010/main"/>
                              </a:ext>
                            </a:extLst>
                          </a:blip>
                          <a:stretch>
                            <a:fillRect/>
                          </a:stretch>
                        </pic:blipFill>
                        <pic:spPr>
                          <a:xfrm>
                            <a:off x="0" y="0"/>
                            <a:ext cx="3974897" cy="1523013"/>
                          </a:xfrm>
                          <a:prstGeom prst="rect">
                            <a:avLst/>
                          </a:prstGeom>
                        </pic:spPr>
                      </pic:pic>
                    </a:graphicData>
                  </a:graphic>
                </wp:inline>
              </w:drawing>
            </w:r>
          </w:p>
          <w:p w:rsidRPr="00B05478" w:rsidR="00896AB0" w:rsidP="3F54F2CE" w:rsidRDefault="00896AB0" w14:paraId="09FB3CF4" w14:textId="2C0D205E">
            <w:pPr>
              <w:pStyle w:val="ListParagraph"/>
              <w:numPr>
                <w:ilvl w:val="0"/>
                <w:numId w:val="2"/>
              </w:numPr>
              <w:spacing w:before="120" w:beforeAutospacing="1" w:after="120" w:afterAutospacing="1"/>
              <w:jc w:val="both"/>
              <w:rPr>
                <w:rFonts w:cs="Arial"/>
                <w:lang w:eastAsia="en-IN"/>
              </w:rPr>
            </w:pPr>
            <w:r w:rsidRPr="3F54F2CE">
              <w:rPr>
                <w:rFonts w:cs="Arial"/>
                <w:lang w:val="en-IN" w:eastAsia="en-IN"/>
              </w:rPr>
              <w:t>By using this functio</w:t>
            </w:r>
            <w:r>
              <w:rPr>
                <w:rFonts w:cs="Arial"/>
                <w:lang w:val="en-IN" w:eastAsia="en-IN"/>
              </w:rPr>
              <w:t>n</w:t>
            </w:r>
            <w:r w:rsidRPr="3F54F2CE">
              <w:rPr>
                <w:rFonts w:cs="Arial"/>
                <w:lang w:val="en-IN" w:eastAsia="en-IN"/>
              </w:rPr>
              <w:t xml:space="preserve"> the Procurement Admin (Buyer) has the option to invite internal team members using “add task” option for conducting specific tasks such as review the quotation, provide an approval, complete evaluation etc. throughout various stages of the sourcing process. The team members invited will get email and system notifications of the assignment.</w:t>
            </w:r>
          </w:p>
          <w:p w:rsidR="00896AB0" w:rsidP="3F54F2CE" w:rsidRDefault="00896AB0" w14:paraId="67410125" w14:textId="34643C63">
            <w:pPr>
              <w:spacing w:beforeAutospacing="1" w:afterAutospacing="1"/>
              <w:rPr>
                <w:rFonts w:ascii="Arial" w:hAnsi="Arial" w:cs="Arial"/>
                <w:b/>
                <w:bCs/>
                <w:sz w:val="20"/>
                <w:szCs w:val="20"/>
                <w:u w:val="single"/>
                <w:lang w:eastAsia="en-IN"/>
              </w:rPr>
            </w:pPr>
            <w:r w:rsidRPr="3F54F2CE">
              <w:rPr>
                <w:rFonts w:ascii="Arial" w:hAnsi="Arial" w:cs="Arial"/>
                <w:b/>
                <w:bCs/>
                <w:sz w:val="20"/>
                <w:szCs w:val="20"/>
                <w:u w:val="single"/>
                <w:lang w:eastAsia="en-IN"/>
              </w:rPr>
              <w:t>Details</w:t>
            </w:r>
          </w:p>
          <w:p w:rsidR="00896AB0" w:rsidP="3F54F2CE" w:rsidRDefault="00896AB0" w14:paraId="5D8A2456" w14:textId="017232F8">
            <w:pPr>
              <w:spacing w:beforeAutospacing="1" w:afterAutospacing="1"/>
            </w:pPr>
            <w:r>
              <w:rPr>
                <w:noProof/>
              </w:rPr>
              <w:drawing>
                <wp:inline distT="0" distB="0" distL="0" distR="0" wp14:anchorId="4E91CD8C" wp14:editId="010F91D8">
                  <wp:extent cx="4524375" cy="590550"/>
                  <wp:effectExtent l="0" t="0" r="0" b="0"/>
                  <wp:docPr id="432785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5659" name="Picture 432785659"/>
                          <pic:cNvPicPr/>
                        </pic:nvPicPr>
                        <pic:blipFill>
                          <a:blip r:embed="rId25">
                            <a:extLst>
                              <a:ext uri="{28A0092B-C50C-407E-A947-70E740481C1C}">
                                <a14:useLocalDpi xmlns:a14="http://schemas.microsoft.com/office/drawing/2010/main"/>
                              </a:ext>
                            </a:extLst>
                          </a:blip>
                          <a:stretch>
                            <a:fillRect/>
                          </a:stretch>
                        </pic:blipFill>
                        <pic:spPr>
                          <a:xfrm>
                            <a:off x="0" y="0"/>
                            <a:ext cx="4524375" cy="590550"/>
                          </a:xfrm>
                          <a:prstGeom prst="rect">
                            <a:avLst/>
                          </a:prstGeom>
                        </pic:spPr>
                      </pic:pic>
                    </a:graphicData>
                  </a:graphic>
                </wp:inline>
              </w:drawing>
            </w:r>
          </w:p>
          <w:p w:rsidRPr="00531B07" w:rsidR="00896AB0" w:rsidP="5AD9164B" w:rsidRDefault="00896AB0" w14:paraId="09402F1E" w14:textId="77777777">
            <w:pPr>
              <w:spacing w:before="120" w:beforeAutospacing="1" w:after="120" w:afterAutospacing="1"/>
              <w:rPr>
                <w:rFonts w:ascii="Arial" w:hAnsi="Arial" w:cs="Arial"/>
                <w:b/>
                <w:bCs/>
                <w:sz w:val="20"/>
                <w:szCs w:val="20"/>
                <w:u w:val="single"/>
                <w:lang w:eastAsia="en-IN"/>
              </w:rPr>
            </w:pPr>
            <w:r w:rsidRPr="00531B07">
              <w:rPr>
                <w:rFonts w:ascii="Arial" w:hAnsi="Arial" w:cs="Arial"/>
                <w:b/>
                <w:bCs/>
                <w:sz w:val="20"/>
                <w:szCs w:val="20"/>
                <w:u w:val="single"/>
                <w:lang w:eastAsia="en-IN"/>
              </w:rPr>
              <w:t>Configure Event Details</w:t>
            </w:r>
          </w:p>
          <w:p w:rsidRPr="00B05478" w:rsidR="00896AB0" w:rsidP="00B05478" w:rsidRDefault="00896AB0" w14:paraId="4E935D68" w14:textId="3EF81E94">
            <w:pPr>
              <w:spacing w:before="120" w:beforeAutospacing="1" w:after="120" w:afterAutospacing="1"/>
              <w:jc w:val="both"/>
              <w:rPr>
                <w:rFonts w:ascii="Arial" w:hAnsi="Arial" w:cs="Arial"/>
                <w:b/>
                <w:bCs/>
                <w:sz w:val="20"/>
                <w:szCs w:val="20"/>
                <w:lang w:eastAsia="en-IN"/>
              </w:rPr>
            </w:pPr>
            <w:r w:rsidRPr="3F54F2CE">
              <w:rPr>
                <w:rFonts w:ascii="Arial" w:hAnsi="Arial" w:cs="Arial"/>
                <w:sz w:val="20"/>
                <w:szCs w:val="20"/>
                <w:lang w:eastAsia="en-IN"/>
              </w:rPr>
              <w:t>This section consists of all the details necessary for the supplier to submit the required pricing.</w:t>
            </w:r>
          </w:p>
          <w:p w:rsidR="00896AB0" w:rsidP="3F54F2CE" w:rsidRDefault="00896AB0" w14:paraId="686910AD" w14:textId="030EA5CB">
            <w:pPr>
              <w:spacing w:beforeAutospacing="1" w:afterAutospacing="1"/>
              <w:jc w:val="both"/>
              <w:rPr>
                <w:rFonts w:ascii="Arial" w:hAnsi="Arial" w:cs="Arial"/>
                <w:b/>
                <w:bCs/>
                <w:sz w:val="20"/>
                <w:szCs w:val="20"/>
                <w:lang w:eastAsia="en-IN"/>
              </w:rPr>
            </w:pPr>
            <w:r>
              <w:rPr>
                <w:noProof/>
              </w:rPr>
              <w:drawing>
                <wp:inline distT="0" distB="0" distL="0" distR="0" wp14:anchorId="50983C47" wp14:editId="1CB54BB1">
                  <wp:extent cx="4524375" cy="714375"/>
                  <wp:effectExtent l="0" t="0" r="0" b="0"/>
                  <wp:docPr id="57521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6313" name="Picture 575216313"/>
                          <pic:cNvPicPr/>
                        </pic:nvPicPr>
                        <pic:blipFill>
                          <a:blip r:embed="rId26">
                            <a:extLst>
                              <a:ext uri="{28A0092B-C50C-407E-A947-70E740481C1C}">
                                <a14:useLocalDpi xmlns:a14="http://schemas.microsoft.com/office/drawing/2010/main"/>
                              </a:ext>
                            </a:extLst>
                          </a:blip>
                          <a:stretch>
                            <a:fillRect/>
                          </a:stretch>
                        </pic:blipFill>
                        <pic:spPr>
                          <a:xfrm>
                            <a:off x="0" y="0"/>
                            <a:ext cx="4524375" cy="714375"/>
                          </a:xfrm>
                          <a:prstGeom prst="rect">
                            <a:avLst/>
                          </a:prstGeom>
                        </pic:spPr>
                      </pic:pic>
                    </a:graphicData>
                  </a:graphic>
                </wp:inline>
              </w:drawing>
            </w:r>
          </w:p>
          <w:p w:rsidRPr="00531B07" w:rsidR="00896AB0" w:rsidP="3F54F2CE" w:rsidRDefault="00896AB0" w14:paraId="352BE20E" w14:textId="1B1260A1">
            <w:pPr>
              <w:spacing w:before="120" w:beforeAutospacing="1" w:after="120" w:afterAutospacing="1"/>
              <w:jc w:val="both"/>
              <w:rPr>
                <w:rFonts w:ascii="Arial" w:hAnsi="Arial" w:cs="Arial"/>
                <w:sz w:val="20"/>
                <w:szCs w:val="20"/>
                <w:lang w:eastAsia="en-IN"/>
              </w:rPr>
            </w:pPr>
            <w:r w:rsidRPr="3F54F2CE">
              <w:rPr>
                <w:rFonts w:ascii="Arial" w:hAnsi="Arial" w:cs="Arial"/>
                <w:b/>
                <w:bCs/>
                <w:sz w:val="20"/>
                <w:szCs w:val="20"/>
                <w:lang w:eastAsia="en-IN"/>
              </w:rPr>
              <w:t>Attachments</w:t>
            </w:r>
            <w:r w:rsidRPr="3F54F2CE">
              <w:rPr>
                <w:rFonts w:ascii="Arial" w:hAnsi="Arial" w:cs="Arial"/>
                <w:sz w:val="20"/>
                <w:szCs w:val="20"/>
                <w:lang w:eastAsia="en-IN"/>
              </w:rPr>
              <w:t xml:space="preserve"> – By selecting the Add Attachment button, any  attachments required </w:t>
            </w:r>
            <w:r>
              <w:rPr>
                <w:rFonts w:ascii="Arial" w:hAnsi="Arial" w:cs="Arial"/>
                <w:sz w:val="20"/>
                <w:szCs w:val="20"/>
                <w:lang w:eastAsia="en-IN"/>
              </w:rPr>
              <w:t xml:space="preserve">by the </w:t>
            </w:r>
            <w:r w:rsidRPr="3F54F2CE">
              <w:rPr>
                <w:rFonts w:ascii="Arial" w:hAnsi="Arial" w:cs="Arial"/>
                <w:sz w:val="20"/>
                <w:szCs w:val="20"/>
                <w:lang w:eastAsia="en-IN"/>
              </w:rPr>
              <w:t>Supplier to refer to or fill in, such as the Technical details and specifications; Statements of Work etc. Can be added here. There are also provisions for the Procurement Admin (Buyer) to add in instructions to the Supplier and to make responses mandatory.</w:t>
            </w:r>
          </w:p>
          <w:p w:rsidRPr="00531B07" w:rsidR="00896AB0" w:rsidP="3F54F2CE" w:rsidRDefault="00896AB0" w14:paraId="0FCCCB5B" w14:textId="04B05B44">
            <w:pPr>
              <w:spacing w:before="120" w:beforeAutospacing="1" w:after="120" w:afterAutospacing="1"/>
              <w:jc w:val="both"/>
              <w:rPr>
                <w:rFonts w:ascii="Arial" w:hAnsi="Arial" w:cs="Arial"/>
                <w:sz w:val="20"/>
                <w:szCs w:val="20"/>
                <w:lang w:eastAsia="en-IN"/>
              </w:rPr>
            </w:pPr>
          </w:p>
          <w:p w:rsidRPr="00531B07" w:rsidR="00896AB0" w:rsidP="005C76FD" w:rsidRDefault="00896AB0" w14:paraId="7186EECE" w14:textId="677EA76C">
            <w:pPr>
              <w:spacing w:before="120" w:beforeAutospacing="1" w:after="120" w:afterAutospacing="1"/>
              <w:jc w:val="both"/>
            </w:pPr>
            <w:r>
              <w:rPr>
                <w:noProof/>
              </w:rPr>
              <w:lastRenderedPageBreak/>
              <w:drawing>
                <wp:inline distT="0" distB="0" distL="0" distR="0" wp14:anchorId="6CCC5E00" wp14:editId="38D20278">
                  <wp:extent cx="4524375" cy="1600200"/>
                  <wp:effectExtent l="0" t="0" r="0" b="0"/>
                  <wp:docPr id="1801044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4198" name="Picture 1801044198"/>
                          <pic:cNvPicPr/>
                        </pic:nvPicPr>
                        <pic:blipFill>
                          <a:blip r:embed="rId27">
                            <a:extLst>
                              <a:ext uri="{28A0092B-C50C-407E-A947-70E740481C1C}">
                                <a14:useLocalDpi xmlns:a14="http://schemas.microsoft.com/office/drawing/2010/main"/>
                              </a:ext>
                            </a:extLst>
                          </a:blip>
                          <a:stretch>
                            <a:fillRect/>
                          </a:stretch>
                        </pic:blipFill>
                        <pic:spPr>
                          <a:xfrm>
                            <a:off x="0" y="0"/>
                            <a:ext cx="4524375" cy="1600200"/>
                          </a:xfrm>
                          <a:prstGeom prst="rect">
                            <a:avLst/>
                          </a:prstGeom>
                        </pic:spPr>
                      </pic:pic>
                    </a:graphicData>
                  </a:graphic>
                </wp:inline>
              </w:drawing>
            </w:r>
          </w:p>
          <w:p w:rsidRPr="00531B07" w:rsidR="00896AB0" w:rsidP="005C76FD" w:rsidRDefault="00896AB0" w14:paraId="4740A4D6" w14:textId="1B29C8A6">
            <w:pPr>
              <w:spacing w:before="120" w:beforeAutospacing="1" w:after="120" w:afterAutospacing="1"/>
              <w:jc w:val="both"/>
              <w:rPr>
                <w:rFonts w:ascii="Arial" w:hAnsi="Arial" w:cs="Arial"/>
                <w:sz w:val="20"/>
                <w:szCs w:val="20"/>
                <w:lang w:eastAsia="en-IN"/>
              </w:rPr>
            </w:pPr>
            <w:r w:rsidRPr="3F54F2CE">
              <w:rPr>
                <w:rFonts w:ascii="Arial" w:hAnsi="Arial" w:cs="Arial"/>
                <w:b/>
                <w:bCs/>
                <w:sz w:val="20"/>
                <w:szCs w:val="20"/>
                <w:lang w:eastAsia="en-IN"/>
              </w:rPr>
              <w:t>Forms</w:t>
            </w:r>
            <w:r w:rsidRPr="3F54F2CE">
              <w:rPr>
                <w:rFonts w:ascii="Arial" w:hAnsi="Arial" w:cs="Arial"/>
                <w:sz w:val="20"/>
                <w:szCs w:val="20"/>
                <w:lang w:eastAsia="en-IN"/>
              </w:rPr>
              <w:t xml:space="preserve"> – These are forms which the Procurement Admin (Buyer) shares with the supplier for completion. These forms can be added to the event as New; Existing; from a previous Event or from a Template. There are preloaded forms in the System which the Procurement Admin (Buyer) can </w:t>
            </w:r>
            <w:r>
              <w:rPr>
                <w:rFonts w:ascii="Arial" w:hAnsi="Arial" w:cs="Arial"/>
                <w:sz w:val="20"/>
                <w:szCs w:val="20"/>
                <w:lang w:eastAsia="en-IN"/>
              </w:rPr>
              <w:t xml:space="preserve">use </w:t>
            </w:r>
            <w:r w:rsidRPr="3F54F2CE">
              <w:rPr>
                <w:rFonts w:ascii="Arial" w:hAnsi="Arial" w:cs="Arial"/>
                <w:sz w:val="20"/>
                <w:szCs w:val="20"/>
                <w:lang w:eastAsia="en-IN"/>
              </w:rPr>
              <w:t xml:space="preserve">by clicking on Add Form and selecting Add Existing. </w:t>
            </w:r>
          </w:p>
          <w:p w:rsidRPr="00531B07" w:rsidR="00896AB0" w:rsidP="3F54F2CE" w:rsidRDefault="00896AB0" w14:paraId="4B0CBF84" w14:textId="77777777">
            <w:pPr>
              <w:spacing w:before="120" w:beforeAutospacing="1" w:after="120" w:afterAutospacing="1"/>
              <w:rPr>
                <w:rFonts w:ascii="Arial" w:hAnsi="Arial" w:cs="Arial"/>
                <w:sz w:val="20"/>
                <w:szCs w:val="20"/>
                <w:lang w:eastAsia="en-IN"/>
              </w:rPr>
            </w:pPr>
            <w:r w:rsidRPr="3F54F2CE">
              <w:rPr>
                <w:rFonts w:ascii="Arial" w:hAnsi="Arial" w:cs="Arial"/>
                <w:sz w:val="20"/>
                <w:szCs w:val="20"/>
                <w:lang w:eastAsia="en-IN"/>
              </w:rPr>
              <w:t>Procurement Admin (Buyer) can modify the existing form and add form which is used for any previous event. For AECI Department-based forms can be created and Procurement Admin (Buyer) can choose from the list and add applicable form on sourcing event.</w:t>
            </w:r>
          </w:p>
          <w:p w:rsidRPr="00531B07" w:rsidR="00896AB0" w:rsidP="5AD9164B" w:rsidRDefault="00896AB0" w14:paraId="623E6800" w14:textId="275D957C">
            <w:pPr>
              <w:spacing w:before="120" w:beforeAutospacing="1" w:after="120" w:afterAutospacing="1"/>
              <w:jc w:val="center"/>
              <w:rPr>
                <w:rFonts w:ascii="Arial" w:hAnsi="Arial" w:cs="Arial"/>
                <w:sz w:val="20"/>
                <w:szCs w:val="20"/>
                <w:lang w:eastAsia="en-IN"/>
              </w:rPr>
            </w:pPr>
            <w:r w:rsidRPr="00531B07">
              <w:rPr>
                <w:rFonts w:ascii="Arial" w:hAnsi="Arial" w:cs="Arial"/>
                <w:noProof/>
              </w:rPr>
              <w:drawing>
                <wp:inline distT="0" distB="0" distL="0" distR="0" wp14:anchorId="4C3C87A5" wp14:editId="4125E419">
                  <wp:extent cx="2740486" cy="1597009"/>
                  <wp:effectExtent l="12700" t="12700" r="15875" b="16510"/>
                  <wp:docPr id="1722715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15449" name="Picture 17227154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21293" cy="1644099"/>
                          </a:xfrm>
                          <a:prstGeom prst="rect">
                            <a:avLst/>
                          </a:prstGeom>
                          <a:ln>
                            <a:solidFill>
                              <a:schemeClr val="tx1"/>
                            </a:solidFill>
                          </a:ln>
                        </pic:spPr>
                      </pic:pic>
                    </a:graphicData>
                  </a:graphic>
                </wp:inline>
              </w:drawing>
            </w:r>
            <w:r w:rsidRPr="00531B07">
              <w:rPr>
                <w:rFonts w:ascii="Arial" w:hAnsi="Arial" w:cs="Arial"/>
              </w:rPr>
              <w:br/>
            </w:r>
          </w:p>
          <w:p w:rsidRPr="00531B07" w:rsidR="00896AB0" w:rsidP="3F54F2CE" w:rsidRDefault="00896AB0" w14:paraId="7C35AFB1" w14:textId="21FCF300">
            <w:pPr>
              <w:spacing w:before="120" w:beforeAutospacing="1" w:after="120" w:afterAutospacing="1"/>
              <w:rPr>
                <w:rFonts w:ascii="Arial" w:hAnsi="Arial" w:cs="Arial"/>
                <w:sz w:val="20"/>
                <w:szCs w:val="20"/>
                <w:lang w:eastAsia="en-IN"/>
              </w:rPr>
            </w:pPr>
            <w:r w:rsidRPr="005C76FD">
              <w:rPr>
                <w:rFonts w:ascii="Arial" w:hAnsi="Arial" w:cs="Arial"/>
                <w:b/>
                <w:bCs/>
                <w:sz w:val="20"/>
                <w:szCs w:val="20"/>
                <w:lang w:eastAsia="en-IN"/>
              </w:rPr>
              <w:t xml:space="preserve">Items </w:t>
            </w:r>
            <w:r w:rsidRPr="3F54F2CE">
              <w:rPr>
                <w:rFonts w:ascii="Arial" w:hAnsi="Arial" w:cs="Arial"/>
                <w:b/>
                <w:bCs/>
                <w:sz w:val="20"/>
                <w:szCs w:val="20"/>
                <w:lang w:eastAsia="en-IN"/>
              </w:rPr>
              <w:t>and Services</w:t>
            </w:r>
          </w:p>
          <w:p w:rsidRPr="00531B07" w:rsidR="00896AB0" w:rsidP="3F54F2CE" w:rsidRDefault="00896AB0" w14:paraId="74FAA734" w14:textId="480BFEED">
            <w:pPr>
              <w:spacing w:before="120" w:beforeAutospacing="1" w:after="120" w:afterAutospacing="1"/>
            </w:pPr>
            <w:r>
              <w:rPr>
                <w:noProof/>
              </w:rPr>
              <w:drawing>
                <wp:inline distT="0" distB="0" distL="0" distR="0" wp14:anchorId="289118E9" wp14:editId="6DCCEFB7">
                  <wp:extent cx="4524375" cy="971550"/>
                  <wp:effectExtent l="0" t="0" r="0" b="0"/>
                  <wp:docPr id="415965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65318" name="Picture 415965318"/>
                          <pic:cNvPicPr/>
                        </pic:nvPicPr>
                        <pic:blipFill>
                          <a:blip r:embed="rId29">
                            <a:extLst>
                              <a:ext uri="{28A0092B-C50C-407E-A947-70E740481C1C}">
                                <a14:useLocalDpi xmlns:a14="http://schemas.microsoft.com/office/drawing/2010/main"/>
                              </a:ext>
                            </a:extLst>
                          </a:blip>
                          <a:stretch>
                            <a:fillRect/>
                          </a:stretch>
                        </pic:blipFill>
                        <pic:spPr>
                          <a:xfrm>
                            <a:off x="0" y="0"/>
                            <a:ext cx="4524375" cy="971550"/>
                          </a:xfrm>
                          <a:prstGeom prst="rect">
                            <a:avLst/>
                          </a:prstGeom>
                        </pic:spPr>
                      </pic:pic>
                    </a:graphicData>
                  </a:graphic>
                </wp:inline>
              </w:drawing>
            </w:r>
          </w:p>
          <w:p w:rsidR="00896AB0" w:rsidP="3A0D1FA5" w:rsidRDefault="00896AB0" w14:paraId="58190C4A" w14:textId="3D45EEEE">
            <w:pPr>
              <w:spacing w:before="120" w:beforeAutospacing="on" w:after="120" w:afterAutospacing="on"/>
              <w:rPr>
                <w:rFonts w:ascii="Arial" w:hAnsi="Arial" w:cs="Arial"/>
                <w:sz w:val="20"/>
                <w:szCs w:val="20"/>
                <w:lang w:eastAsia="en-IN"/>
              </w:rPr>
            </w:pPr>
            <w:r w:rsidRPr="3A0D1FA5" w:rsidR="1DD8AC9F">
              <w:rPr>
                <w:rFonts w:ascii="Arial" w:hAnsi="Arial" w:cs="Arial"/>
                <w:sz w:val="20"/>
                <w:szCs w:val="20"/>
                <w:lang w:eastAsia="en-IN"/>
              </w:rPr>
              <w:t>The Procurement Admin (Buyer) can add the items/services individually in this section by clicking on Add New and selecting New Item. The item search has existing preloaded choices for the Procurement Admin (Buyer) to select from. The price of the items can either be manually added</w:t>
            </w:r>
            <w:ins w:author="Sandesh Jagtap" w:date="2026-02-10T09:03:21.799Z" w16du:dateUtc="2026-02-10T09:03:21.799Z" w:id="89764642">
              <w:r w:rsidRPr="3A0D1FA5" w:rsidR="4DF92143">
                <w:rPr>
                  <w:rFonts w:ascii="Arial" w:hAnsi="Arial" w:cs="Arial"/>
                  <w:sz w:val="20"/>
                  <w:szCs w:val="20"/>
                  <w:lang w:eastAsia="en-IN"/>
                </w:rPr>
                <w:t xml:space="preserve"> (Copied from PR or Buyer can add manually to calculate the saving)</w:t>
              </w:r>
            </w:ins>
            <w:r w:rsidRPr="3A0D1FA5" w:rsidR="1DD8AC9F">
              <w:rPr>
                <w:rFonts w:ascii="Arial" w:hAnsi="Arial" w:cs="Arial"/>
                <w:sz w:val="20"/>
                <w:szCs w:val="20"/>
                <w:lang w:eastAsia="en-IN"/>
              </w:rPr>
              <w:t xml:space="preserve"> or can be auto calculated by the system by clicking on Base Price Settings. </w:t>
            </w:r>
          </w:p>
          <w:p w:rsidRPr="00531B07" w:rsidR="00896AB0" w:rsidP="5AD9164B" w:rsidRDefault="00896AB0" w14:paraId="1A836B16" w14:textId="6B597ABF">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 xml:space="preserve">The Procurement Admin (Buyer) can also upload data from CSV (excel) by clicking on Add New and subsequently selecting Add from CSV (excel) Other details which need to be filled include: </w:t>
            </w:r>
          </w:p>
          <w:p w:rsidRPr="00531B07" w:rsidR="00896AB0" w:rsidP="005C76FD" w:rsidRDefault="00896AB0" w14:paraId="3EAFDA6C" w14:textId="4F0A76AC">
            <w:pPr>
              <w:pStyle w:val="ListParagraph"/>
              <w:numPr>
                <w:ilvl w:val="0"/>
                <w:numId w:val="3"/>
              </w:numPr>
              <w:spacing w:before="120" w:beforeAutospacing="1" w:after="120" w:afterAutospacing="1"/>
              <w:jc w:val="both"/>
              <w:rPr>
                <w:rFonts w:cs="Arial"/>
                <w:lang w:eastAsia="en-IN"/>
              </w:rPr>
            </w:pPr>
            <w:r w:rsidRPr="3F54F2CE">
              <w:rPr>
                <w:rFonts w:cs="Arial"/>
                <w:lang w:eastAsia="en-IN"/>
              </w:rPr>
              <w:t xml:space="preserve">Quantity – </w:t>
            </w:r>
            <w:r>
              <w:rPr>
                <w:rFonts w:cs="Arial"/>
                <w:lang w:eastAsia="en-IN"/>
              </w:rPr>
              <w:t>T</w:t>
            </w:r>
            <w:r w:rsidRPr="3F54F2CE">
              <w:rPr>
                <w:rFonts w:cs="Arial"/>
                <w:lang w:eastAsia="en-IN"/>
              </w:rPr>
              <w:t>otal quantity of the items.</w:t>
            </w:r>
          </w:p>
          <w:p w:rsidRPr="00531B07" w:rsidR="00896AB0" w:rsidP="005C76FD" w:rsidRDefault="00896AB0" w14:paraId="7B5B3A3F" w14:textId="77777777">
            <w:pPr>
              <w:pStyle w:val="ListParagraph"/>
              <w:numPr>
                <w:ilvl w:val="0"/>
                <w:numId w:val="3"/>
              </w:numPr>
              <w:spacing w:before="120" w:beforeAutospacing="1" w:after="120" w:afterAutospacing="1"/>
              <w:jc w:val="both"/>
              <w:rPr>
                <w:rFonts w:cs="Arial"/>
                <w:szCs w:val="20"/>
                <w:lang w:eastAsia="en-IN"/>
              </w:rPr>
            </w:pPr>
            <w:r w:rsidRPr="628FF057">
              <w:rPr>
                <w:rFonts w:cs="Arial"/>
                <w:szCs w:val="20"/>
                <w:lang w:val="en-IN" w:eastAsia="en-IN"/>
              </w:rPr>
              <w:t>Add Form – This is a form with additional information required from the supplier at item level.</w:t>
            </w:r>
          </w:p>
          <w:p w:rsidRPr="00531B07" w:rsidR="00896AB0" w:rsidP="005C76FD" w:rsidRDefault="00896AB0" w14:paraId="75D67AFE" w14:textId="009A8BAE">
            <w:pPr>
              <w:pStyle w:val="ListParagraph"/>
              <w:numPr>
                <w:ilvl w:val="0"/>
                <w:numId w:val="3"/>
              </w:numPr>
              <w:spacing w:before="120" w:beforeAutospacing="1" w:after="120" w:afterAutospacing="1"/>
              <w:jc w:val="both"/>
              <w:rPr>
                <w:rFonts w:cs="Arial"/>
                <w:lang w:eastAsia="en-IN"/>
              </w:rPr>
            </w:pPr>
            <w:r w:rsidRPr="3F54F2CE">
              <w:rPr>
                <w:rFonts w:cs="Arial"/>
                <w:lang w:val="en-IN" w:eastAsia="en-IN"/>
              </w:rPr>
              <w:lastRenderedPageBreak/>
              <w:t xml:space="preserve">Need by Date – </w:t>
            </w:r>
            <w:r>
              <w:rPr>
                <w:rFonts w:cs="Arial"/>
                <w:lang w:val="en-IN" w:eastAsia="en-IN"/>
              </w:rPr>
              <w:t xml:space="preserve">Date </w:t>
            </w:r>
            <w:r w:rsidRPr="3F54F2CE">
              <w:rPr>
                <w:rFonts w:cs="Arial"/>
                <w:lang w:val="en-IN" w:eastAsia="en-IN"/>
              </w:rPr>
              <w:t xml:space="preserve">when the item/s are required. </w:t>
            </w:r>
          </w:p>
          <w:p w:rsidRPr="00BF0E14" w:rsidR="00896AB0" w:rsidP="005C76FD" w:rsidRDefault="00896AB0" w14:paraId="43C21D70" w14:textId="739C4592">
            <w:pPr>
              <w:pStyle w:val="ListParagraph"/>
              <w:numPr>
                <w:ilvl w:val="0"/>
                <w:numId w:val="3"/>
              </w:numPr>
              <w:spacing w:before="120" w:beforeAutospacing="1" w:after="120" w:afterAutospacing="1"/>
              <w:jc w:val="both"/>
              <w:rPr>
                <w:rFonts w:cs="Arial"/>
                <w:lang w:eastAsia="en-IN"/>
              </w:rPr>
            </w:pPr>
            <w:r w:rsidRPr="3F54F2CE">
              <w:rPr>
                <w:rFonts w:cs="Arial"/>
                <w:lang w:eastAsia="en-IN"/>
              </w:rPr>
              <w:t xml:space="preserve">Total Cost Formula – </w:t>
            </w:r>
            <w:r>
              <w:rPr>
                <w:rFonts w:cs="Arial"/>
                <w:lang w:eastAsia="en-IN"/>
              </w:rPr>
              <w:t>S</w:t>
            </w:r>
            <w:r w:rsidRPr="3F54F2CE">
              <w:rPr>
                <w:rFonts w:cs="Arial"/>
                <w:lang w:eastAsia="en-IN"/>
              </w:rPr>
              <w:t>egregate</w:t>
            </w:r>
            <w:r>
              <w:rPr>
                <w:rFonts w:cs="Arial"/>
                <w:lang w:eastAsia="en-IN"/>
              </w:rPr>
              <w:t>s</w:t>
            </w:r>
            <w:r w:rsidRPr="3F54F2CE">
              <w:rPr>
                <w:rFonts w:cs="Arial"/>
                <w:lang w:eastAsia="en-IN"/>
              </w:rPr>
              <w:t xml:space="preserve"> the price offered by the supplier into specific costs, e.g., Manufacturing, Labour Cost, Material Cost, Shipping Cost etc. </w:t>
            </w:r>
          </w:p>
          <w:p w:rsidRPr="00531B07" w:rsidR="00896AB0" w:rsidP="3F54F2CE" w:rsidRDefault="00896AB0" w14:paraId="61C36C71" w14:textId="60EF5518">
            <w:pPr>
              <w:spacing w:before="120" w:beforeAutospacing="1" w:after="120" w:afterAutospacing="1"/>
              <w:jc w:val="both"/>
              <w:rPr>
                <w:rFonts w:ascii="Arial" w:hAnsi="Arial" w:cs="Arial"/>
                <w:sz w:val="20"/>
                <w:szCs w:val="20"/>
                <w:lang w:eastAsia="en-IN"/>
              </w:rPr>
            </w:pPr>
            <w:r w:rsidRPr="3F54F2CE">
              <w:rPr>
                <w:rFonts w:ascii="Arial" w:hAnsi="Arial" w:cs="Arial"/>
                <w:sz w:val="20"/>
                <w:szCs w:val="20"/>
                <w:lang w:eastAsia="en-IN"/>
              </w:rPr>
              <w:t>The Procurement Admin (Buyer) can also add specifications with respect to items in the item details field on the same page.</w:t>
            </w:r>
          </w:p>
          <w:p w:rsidRPr="00531B07" w:rsidR="00896AB0" w:rsidP="5AD9164B" w:rsidRDefault="00896AB0" w14:paraId="7580A8AF" w14:textId="005A93CB">
            <w:pPr>
              <w:spacing w:before="120" w:beforeAutospacing="1" w:after="120" w:afterAutospacing="1"/>
              <w:jc w:val="both"/>
              <w:rPr>
                <w:rFonts w:ascii="Arial" w:hAnsi="Arial" w:cs="Arial"/>
                <w:sz w:val="20"/>
                <w:szCs w:val="20"/>
                <w:lang w:eastAsia="en-IN"/>
              </w:rPr>
            </w:pPr>
            <w:r w:rsidR="1DD8AC9F">
              <w:drawing>
                <wp:inline wp14:editId="5168CB53" wp14:anchorId="2DE48B9E">
                  <wp:extent cx="3974897" cy="1605957"/>
                  <wp:effectExtent l="0" t="0" r="0" b="0"/>
                  <wp:docPr id="1484955110" name="Picture 10"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955110" name="Picture 10" descr="A screenshot of a computer&#10;&#10;AI-generated content may be incorrect."/>
                          <pic:cNvPicPr/>
                        </pic:nvPicPr>
                        <pic:blipFill>
                          <a:blip xmlns:r="http://schemas.openxmlformats.org/officeDocument/2006/relationships" r:embed="rId30" cstate="print">
                            <a:extLst>
                              <a:ext uri="{28A0092B-C50C-407E-A947-70E740481C1C}">
                                <a14:useLocalDpi xmlns:a14="http://schemas.microsoft.com/office/drawing/2010/main"/>
                              </a:ext>
                            </a:extLst>
                          </a:blip>
                          <a:stretch>
                            <a:fillRect/>
                          </a:stretch>
                        </pic:blipFill>
                        <pic:spPr>
                          <a:xfrm rot="0">
                            <a:off x="0" y="0"/>
                            <a:ext cx="3974897" cy="1605957"/>
                          </a:xfrm>
                          <a:prstGeom prst="rect">
                            <a:avLst/>
                          </a:prstGeom>
                          <a:ln>
                            <a:solidFill>
                              <a:schemeClr val="tx1"/>
                            </a:solidFill>
                          </a:ln>
                        </pic:spPr>
                      </pic:pic>
                    </a:graphicData>
                  </a:graphic>
                </wp:inline>
              </w:drawing>
            </w:r>
            <w:r w:rsidRPr="3A0D1FA5" w:rsidR="1DD8AC9F">
              <w:rPr>
                <w:rFonts w:ascii="Arial" w:hAnsi="Arial" w:cs="Arial"/>
                <w:sz w:val="20"/>
                <w:szCs w:val="20"/>
                <w:lang w:eastAsia="en-IN"/>
              </w:rPr>
              <w:t xml:space="preserve"> </w:t>
            </w:r>
          </w:p>
          <w:p w:rsidRPr="00531B07" w:rsidR="00896AB0" w:rsidP="3A0D1FA5" w:rsidRDefault="00896AB0" w14:paraId="75A8ADE5" w14:textId="2A666C96">
            <w:pPr>
              <w:spacing w:before="120" w:beforeAutospacing="on" w:after="120" w:afterAutospacing="on"/>
              <w:rPr>
                <w:ins w:author="Sandesh Jagtap" w:date="2026-02-10T09:03:39.683Z" w16du:dateUtc="2026-02-10T09:03:39.683Z" w:id="1911504579"/>
                <w:rFonts w:ascii="Arial" w:hAnsi="Arial" w:cs="Arial"/>
                <w:b w:val="1"/>
                <w:bCs w:val="1"/>
                <w:sz w:val="20"/>
                <w:szCs w:val="20"/>
                <w:u w:val="single"/>
                <w:lang w:eastAsia="en-IN"/>
              </w:rPr>
            </w:pPr>
            <w:r w:rsidRPr="3A0D1FA5" w:rsidR="1DD8AC9F">
              <w:rPr>
                <w:rFonts w:ascii="Arial" w:hAnsi="Arial" w:cs="Arial"/>
                <w:b w:val="1"/>
                <w:bCs w:val="1"/>
                <w:sz w:val="20"/>
                <w:szCs w:val="20"/>
                <w:u w:val="single"/>
                <w:lang w:eastAsia="en-IN"/>
              </w:rPr>
              <w:t>Note: Maximum number of items that can be added are 1000 on Google Chrome while the maximum number of suppliers that can be invited per RFX are 300 and 50 for auctions.</w:t>
            </w:r>
          </w:p>
          <w:p w:rsidRPr="00531B07" w:rsidR="00896AB0" w:rsidP="3A0D1FA5" w:rsidRDefault="00896AB0" w14:paraId="10F3B724" w14:textId="3E34CD64">
            <w:pPr>
              <w:pStyle w:val="Normal"/>
              <w:spacing w:before="120" w:beforeAutospacing="on" w:after="120" w:afterAutospacing="on"/>
              <w:rPr>
                <w:rFonts w:ascii="Arial" w:hAnsi="Arial" w:cs="Arial"/>
                <w:b w:val="1"/>
                <w:bCs w:val="1"/>
                <w:sz w:val="20"/>
                <w:szCs w:val="20"/>
                <w:u w:val="single"/>
                <w:lang w:eastAsia="en-IN"/>
              </w:rPr>
            </w:pPr>
            <w:ins w:author="Sandesh Jagtap" w:date="2026-02-10T09:06:12.399Z" w16du:dateUtc="2026-02-10T09:06:12.399Z" w:id="1752976990">
              <w:r w:rsidRPr="3A0D1FA5" w:rsidR="07BBC1E1">
                <w:rPr>
                  <w:rFonts w:ascii="Times New Roman" w:hAnsi="Times New Roman" w:eastAsia="Times New Roman" w:cs="Times New Roman"/>
                  <w:noProof w:val="0"/>
                  <w:sz w:val="24"/>
                  <w:szCs w:val="24"/>
                  <w:lang w:val="en-IN"/>
                </w:rPr>
                <w:t>Coupa only supports a maximum of 1,000 lines per event. If there are more than that, we can use an Excel file with all items and attach it to the event as a workaround.</w:t>
              </w:r>
            </w:ins>
            <w:r>
              <w:br/>
            </w:r>
          </w:p>
          <w:p w:rsidR="00896AB0" w:rsidP="3F54F2CE" w:rsidRDefault="00896AB0" w14:paraId="4A4798B7" w14:textId="05974852">
            <w:pPr>
              <w:spacing w:beforeAutospacing="1" w:afterAutospacing="1"/>
              <w:rPr>
                <w:rFonts w:asciiTheme="minorHAnsi" w:hAnsiTheme="minorHAnsi" w:eastAsiaTheme="minorEastAsia" w:cstheme="minorBidi"/>
                <w:b/>
                <w:bCs/>
                <w:sz w:val="20"/>
                <w:szCs w:val="20"/>
                <w:lang w:eastAsia="en-IN"/>
              </w:rPr>
            </w:pPr>
            <w:r w:rsidRPr="3F54F2CE">
              <w:rPr>
                <w:rFonts w:asciiTheme="minorHAnsi" w:hAnsiTheme="minorHAnsi" w:eastAsiaTheme="minorEastAsia" w:cstheme="minorBidi"/>
                <w:b/>
                <w:bCs/>
                <w:sz w:val="20"/>
                <w:szCs w:val="20"/>
                <w:lang w:eastAsia="en-IN"/>
              </w:rPr>
              <w:t>S</w:t>
            </w:r>
            <w:r w:rsidRPr="005C76FD">
              <w:rPr>
                <w:rFonts w:asciiTheme="minorHAnsi" w:hAnsiTheme="minorHAnsi" w:eastAsiaTheme="minorEastAsia" w:cstheme="minorBidi"/>
                <w:b/>
                <w:bCs/>
                <w:sz w:val="20"/>
                <w:szCs w:val="20"/>
                <w:lang w:eastAsia="en-IN"/>
              </w:rPr>
              <w:t>uppliers:</w:t>
            </w:r>
          </w:p>
          <w:p w:rsidR="00896AB0" w:rsidP="3F54F2CE" w:rsidRDefault="00896AB0" w14:paraId="54BBD9E7" w14:textId="3304BC67">
            <w:pPr>
              <w:spacing w:beforeAutospacing="1" w:afterAutospacing="1"/>
            </w:pPr>
            <w:r>
              <w:rPr>
                <w:noProof/>
              </w:rPr>
              <w:drawing>
                <wp:inline distT="0" distB="0" distL="0" distR="0" wp14:anchorId="4A6C80CD" wp14:editId="2D977FED">
                  <wp:extent cx="4524375" cy="733425"/>
                  <wp:effectExtent l="0" t="0" r="0" b="0"/>
                  <wp:docPr id="1329995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95264" name="Picture 1329995264"/>
                          <pic:cNvPicPr/>
                        </pic:nvPicPr>
                        <pic:blipFill>
                          <a:blip r:embed="rId31">
                            <a:extLst>
                              <a:ext uri="{28A0092B-C50C-407E-A947-70E740481C1C}">
                                <a14:useLocalDpi xmlns:a14="http://schemas.microsoft.com/office/drawing/2010/main"/>
                              </a:ext>
                            </a:extLst>
                          </a:blip>
                          <a:stretch>
                            <a:fillRect/>
                          </a:stretch>
                        </pic:blipFill>
                        <pic:spPr>
                          <a:xfrm>
                            <a:off x="0" y="0"/>
                            <a:ext cx="4524375" cy="733425"/>
                          </a:xfrm>
                          <a:prstGeom prst="rect">
                            <a:avLst/>
                          </a:prstGeom>
                        </pic:spPr>
                      </pic:pic>
                    </a:graphicData>
                  </a:graphic>
                </wp:inline>
              </w:drawing>
            </w:r>
          </w:p>
          <w:p w:rsidR="00896AB0" w:rsidP="00B05478" w:rsidRDefault="00896AB0" w14:paraId="1F817A97" w14:textId="6F8658E0">
            <w:pPr>
              <w:spacing w:before="120" w:beforeAutospacing="1" w:after="120" w:afterAutospacing="1"/>
              <w:rPr>
                <w:rFonts w:ascii="Arial" w:hAnsi="Arial" w:cs="Arial"/>
                <w:b/>
                <w:bCs/>
                <w:sz w:val="20"/>
                <w:szCs w:val="20"/>
                <w:lang w:eastAsia="en-IN"/>
              </w:rPr>
            </w:pPr>
            <w:r w:rsidRPr="3F54F2CE">
              <w:rPr>
                <w:rFonts w:ascii="Arial" w:hAnsi="Arial" w:cs="Arial"/>
                <w:b/>
                <w:bCs/>
                <w:sz w:val="20"/>
                <w:szCs w:val="20"/>
                <w:lang w:eastAsia="en-IN"/>
              </w:rPr>
              <w:t>Add Suppliers</w:t>
            </w:r>
          </w:p>
          <w:p w:rsidR="00896AB0" w:rsidP="3F54F2CE" w:rsidRDefault="00896AB0" w14:paraId="2B82E2A6" w14:textId="502685D8">
            <w:pPr>
              <w:spacing w:beforeAutospacing="1" w:afterAutospacing="1"/>
            </w:pPr>
            <w:r>
              <w:rPr>
                <w:noProof/>
              </w:rPr>
              <w:drawing>
                <wp:inline distT="0" distB="0" distL="0" distR="0" wp14:anchorId="2C3EE985" wp14:editId="05358EDD">
                  <wp:extent cx="4524375" cy="1524000"/>
                  <wp:effectExtent l="0" t="0" r="0" b="0"/>
                  <wp:docPr id="952219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19002" name="Picture 952219002"/>
                          <pic:cNvPicPr/>
                        </pic:nvPicPr>
                        <pic:blipFill>
                          <a:blip r:embed="rId32">
                            <a:extLst>
                              <a:ext uri="{28A0092B-C50C-407E-A947-70E740481C1C}">
                                <a14:useLocalDpi xmlns:a14="http://schemas.microsoft.com/office/drawing/2010/main"/>
                              </a:ext>
                            </a:extLst>
                          </a:blip>
                          <a:stretch>
                            <a:fillRect/>
                          </a:stretch>
                        </pic:blipFill>
                        <pic:spPr>
                          <a:xfrm>
                            <a:off x="0" y="0"/>
                            <a:ext cx="4524375" cy="1524000"/>
                          </a:xfrm>
                          <a:prstGeom prst="rect">
                            <a:avLst/>
                          </a:prstGeom>
                        </pic:spPr>
                      </pic:pic>
                    </a:graphicData>
                  </a:graphic>
                </wp:inline>
              </w:drawing>
            </w:r>
          </w:p>
          <w:p w:rsidRPr="00531B07" w:rsidR="00896AB0" w:rsidP="005C76FD" w:rsidRDefault="00896AB0" w14:paraId="253F2B66" w14:textId="7013C1E7">
            <w:pPr>
              <w:pStyle w:val="ListParagraph"/>
              <w:numPr>
                <w:ilvl w:val="0"/>
                <w:numId w:val="1"/>
              </w:numPr>
              <w:spacing w:beforeAutospacing="1" w:afterAutospacing="1" w:line="259" w:lineRule="auto"/>
              <w:jc w:val="both"/>
              <w:rPr>
                <w:rFonts w:cs="Arial"/>
                <w:lang w:val="en-IN" w:eastAsia="en-IN"/>
              </w:rPr>
            </w:pPr>
            <w:r w:rsidRPr="3F54F2CE">
              <w:rPr>
                <w:rFonts w:cs="Arial"/>
                <w:szCs w:val="20"/>
                <w:lang w:eastAsia="en-IN"/>
              </w:rPr>
              <w:t xml:space="preserve">In this step, the Procurement Admin (Buyer) </w:t>
            </w:r>
            <w:r>
              <w:rPr>
                <w:rFonts w:cs="Arial"/>
                <w:szCs w:val="20"/>
                <w:lang w:eastAsia="en-IN"/>
              </w:rPr>
              <w:t xml:space="preserve">Can </w:t>
            </w:r>
            <w:r w:rsidRPr="3F54F2CE">
              <w:rPr>
                <w:rFonts w:cs="Arial"/>
                <w:szCs w:val="20"/>
                <w:lang w:eastAsia="en-IN"/>
              </w:rPr>
              <w:t xml:space="preserve">add/invite suppliers to the sourcing event by using the following options under the Add New section:   </w:t>
            </w:r>
            <w:r w:rsidRPr="3F54F2CE">
              <w:rPr>
                <w:rFonts w:cs="Arial"/>
                <w:lang w:val="en-IN" w:eastAsia="en-IN"/>
              </w:rPr>
              <w:t>Select from previous event</w:t>
            </w:r>
          </w:p>
          <w:p w:rsidRPr="00531B07" w:rsidR="00896AB0" w:rsidP="005C76FD" w:rsidRDefault="00896AB0" w14:paraId="7E86E2F7" w14:textId="3027D9DD">
            <w:pPr>
              <w:pStyle w:val="ListParagraph"/>
              <w:numPr>
                <w:ilvl w:val="0"/>
                <w:numId w:val="1"/>
              </w:numPr>
              <w:spacing w:beforeAutospacing="1" w:afterAutospacing="1" w:line="259" w:lineRule="auto"/>
              <w:jc w:val="both"/>
              <w:rPr>
                <w:rFonts w:cs="Arial"/>
                <w:lang w:val="en-IN" w:eastAsia="en-IN"/>
              </w:rPr>
            </w:pPr>
            <w:r w:rsidRPr="3F54F2CE">
              <w:rPr>
                <w:rFonts w:cs="Arial"/>
                <w:lang w:val="en-IN" w:eastAsia="en-IN"/>
              </w:rPr>
              <w:t>Select from Supplier table (Coupa Supplier Record)</w:t>
            </w:r>
          </w:p>
          <w:p w:rsidRPr="00531B07" w:rsidR="00896AB0" w:rsidP="005C76FD" w:rsidRDefault="00896AB0" w14:paraId="3ADAFC26" w14:textId="0DD8289D">
            <w:pPr>
              <w:pStyle w:val="ListParagraph"/>
              <w:numPr>
                <w:ilvl w:val="0"/>
                <w:numId w:val="1"/>
              </w:numPr>
              <w:spacing w:beforeAutospacing="1" w:afterAutospacing="1" w:line="259" w:lineRule="auto"/>
              <w:jc w:val="both"/>
              <w:rPr>
                <w:rFonts w:cs="Arial"/>
                <w:lang w:val="en-IN" w:eastAsia="en-IN"/>
              </w:rPr>
            </w:pPr>
            <w:r w:rsidRPr="3F54F2CE">
              <w:rPr>
                <w:rFonts w:cs="Arial"/>
                <w:lang w:val="en-IN" w:eastAsia="en-IN"/>
              </w:rPr>
              <w:t>Copy All from Template/Previous Event</w:t>
            </w:r>
          </w:p>
          <w:p w:rsidRPr="00531B07" w:rsidR="00896AB0" w:rsidP="005C76FD" w:rsidRDefault="00896AB0" w14:paraId="40690175" w14:textId="30952B13">
            <w:pPr>
              <w:pStyle w:val="ListParagraph"/>
              <w:numPr>
                <w:ilvl w:val="0"/>
                <w:numId w:val="1"/>
              </w:numPr>
              <w:spacing w:beforeAutospacing="1" w:afterAutospacing="1" w:line="259" w:lineRule="auto"/>
              <w:jc w:val="both"/>
              <w:rPr>
                <w:rFonts w:cs="Arial"/>
                <w:lang w:val="en-IN" w:eastAsia="en-IN"/>
              </w:rPr>
            </w:pPr>
            <w:r w:rsidRPr="3F54F2CE">
              <w:rPr>
                <w:rFonts w:cs="Arial"/>
                <w:lang w:val="en-IN" w:eastAsia="en-IN"/>
              </w:rPr>
              <w:t>Load from CSV</w:t>
            </w:r>
          </w:p>
          <w:p w:rsidR="00896AB0" w:rsidP="00B05478" w:rsidRDefault="00896AB0" w14:paraId="17E660D1" w14:textId="100C7B58">
            <w:pPr>
              <w:spacing w:before="120" w:beforeAutospacing="1" w:after="120" w:afterAutospacing="1"/>
              <w:jc w:val="center"/>
              <w:rPr>
                <w:rFonts w:ascii="Arial" w:hAnsi="Arial" w:cs="Arial"/>
                <w:lang w:eastAsia="en-IN"/>
              </w:rPr>
            </w:pPr>
            <w:r>
              <w:rPr>
                <w:noProof/>
              </w:rPr>
              <w:lastRenderedPageBreak/>
              <w:drawing>
                <wp:inline distT="0" distB="0" distL="0" distR="0" wp14:anchorId="3F0C42F6" wp14:editId="01737EF3">
                  <wp:extent cx="2917867" cy="1771005"/>
                  <wp:effectExtent l="12700" t="12700" r="15875" b="7620"/>
                  <wp:docPr id="920069499" name="Picture 11" descr="A screenshot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69499" name="Picture 11" descr="A screenshot of a servic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02741" cy="1822519"/>
                          </a:xfrm>
                          <a:prstGeom prst="rect">
                            <a:avLst/>
                          </a:prstGeom>
                          <a:ln>
                            <a:solidFill>
                              <a:schemeClr val="tx1"/>
                            </a:solidFill>
                          </a:ln>
                        </pic:spPr>
                      </pic:pic>
                    </a:graphicData>
                  </a:graphic>
                </wp:inline>
              </w:drawing>
            </w:r>
          </w:p>
          <w:p w:rsidRPr="00531B07" w:rsidR="00896AB0" w:rsidP="3F54F2CE" w:rsidRDefault="00896AB0" w14:paraId="1769C7AA" w14:textId="4A2F547F">
            <w:pPr>
              <w:spacing w:before="120" w:beforeAutospacing="1" w:after="120" w:afterAutospacing="1"/>
              <w:jc w:val="both"/>
              <w:rPr>
                <w:rFonts w:ascii="Arial" w:hAnsi="Arial" w:cs="Arial"/>
                <w:sz w:val="20"/>
                <w:szCs w:val="20"/>
                <w:lang w:eastAsia="en-IN"/>
              </w:rPr>
            </w:pPr>
            <w:r w:rsidRPr="3F54F2CE">
              <w:rPr>
                <w:rFonts w:ascii="Arial" w:hAnsi="Arial" w:cs="Arial"/>
                <w:b/>
                <w:bCs/>
                <w:sz w:val="20"/>
                <w:szCs w:val="20"/>
                <w:u w:val="single"/>
                <w:lang w:eastAsia="en-IN"/>
              </w:rPr>
              <w:t>Note</w:t>
            </w:r>
            <w:r w:rsidRPr="3F54F2CE">
              <w:rPr>
                <w:rFonts w:ascii="Arial" w:hAnsi="Arial" w:cs="Arial"/>
                <w:sz w:val="20"/>
                <w:szCs w:val="20"/>
                <w:lang w:eastAsia="en-IN"/>
              </w:rPr>
              <w:t xml:space="preserve">: Buyer can also include suppliers who are not on the Coupa supplier list by selecting “Add New” and providing extremely basic detail such as Company Name, Contact Name and Email. </w:t>
            </w:r>
          </w:p>
          <w:p w:rsidRPr="00531B07" w:rsidR="00896AB0" w:rsidP="5AD9164B" w:rsidRDefault="00896AB0" w14:paraId="2AAF8078" w14:textId="4D25D877">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 xml:space="preserve">The system does not restrict Procurement Admin (Buyer) from awarding non onboarded suppliers. </w:t>
            </w:r>
          </w:p>
          <w:p w:rsidRPr="00531B07" w:rsidR="00896AB0" w:rsidP="3F54F2CE" w:rsidRDefault="00896AB0" w14:paraId="3659A3FF" w14:textId="06E1C122">
            <w:pPr>
              <w:spacing w:before="120" w:beforeAutospacing="1" w:after="120" w:afterAutospacing="1"/>
              <w:rPr>
                <w:rFonts w:ascii="Arial" w:hAnsi="Arial" w:cs="Arial"/>
                <w:b/>
                <w:bCs/>
                <w:sz w:val="20"/>
                <w:szCs w:val="20"/>
                <w:lang w:eastAsia="en-IN"/>
              </w:rPr>
            </w:pPr>
            <w:r w:rsidRPr="3F54F2CE">
              <w:rPr>
                <w:rFonts w:ascii="Arial" w:hAnsi="Arial" w:cs="Arial"/>
                <w:b/>
                <w:bCs/>
                <w:sz w:val="20"/>
                <w:szCs w:val="20"/>
                <w:lang w:eastAsia="en-IN"/>
              </w:rPr>
              <w:t>Evaluations:</w:t>
            </w:r>
          </w:p>
          <w:p w:rsidRPr="00531B07" w:rsidR="00896AB0" w:rsidP="3F54F2CE" w:rsidRDefault="00896AB0" w14:paraId="0D8A0992" w14:textId="2A93140B">
            <w:pPr>
              <w:spacing w:before="120" w:beforeAutospacing="1" w:after="120" w:afterAutospacing="1"/>
            </w:pPr>
            <w:r>
              <w:rPr>
                <w:noProof/>
              </w:rPr>
              <w:drawing>
                <wp:inline distT="0" distB="0" distL="0" distR="0" wp14:anchorId="7AFBD188" wp14:editId="2511B493">
                  <wp:extent cx="4524375" cy="438150"/>
                  <wp:effectExtent l="0" t="0" r="0" b="0"/>
                  <wp:docPr id="595411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11639" name="Picture 595411639"/>
                          <pic:cNvPicPr/>
                        </pic:nvPicPr>
                        <pic:blipFill>
                          <a:blip r:embed="rId34">
                            <a:extLst>
                              <a:ext uri="{28A0092B-C50C-407E-A947-70E740481C1C}">
                                <a14:useLocalDpi xmlns:a14="http://schemas.microsoft.com/office/drawing/2010/main"/>
                              </a:ext>
                            </a:extLst>
                          </a:blip>
                          <a:stretch>
                            <a:fillRect/>
                          </a:stretch>
                        </pic:blipFill>
                        <pic:spPr>
                          <a:xfrm>
                            <a:off x="0" y="0"/>
                            <a:ext cx="4524375" cy="438150"/>
                          </a:xfrm>
                          <a:prstGeom prst="rect">
                            <a:avLst/>
                          </a:prstGeom>
                        </pic:spPr>
                      </pic:pic>
                    </a:graphicData>
                  </a:graphic>
                </wp:inline>
              </w:drawing>
            </w:r>
          </w:p>
          <w:p w:rsidRPr="00B05478" w:rsidR="00BF0E14" w:rsidP="3F54F2CE" w:rsidRDefault="00896AB0" w14:paraId="32B0EE96" w14:textId="49E4A879">
            <w:pPr>
              <w:spacing w:before="120" w:beforeAutospacing="1" w:after="120" w:afterAutospacing="1"/>
              <w:rPr>
                <w:rFonts w:ascii="Arial" w:hAnsi="Arial" w:cs="Arial"/>
                <w:sz w:val="20"/>
                <w:szCs w:val="20"/>
                <w:lang w:eastAsia="en-IN"/>
              </w:rPr>
            </w:pPr>
            <w:r w:rsidRPr="005C76FD">
              <w:rPr>
                <w:rFonts w:ascii="Arial" w:hAnsi="Arial" w:cs="Arial"/>
                <w:sz w:val="20"/>
                <w:szCs w:val="20"/>
                <w:lang w:eastAsia="en-IN"/>
              </w:rPr>
              <w:t xml:space="preserve">Evaluation </w:t>
            </w:r>
            <w:r w:rsidRPr="00703329">
              <w:rPr>
                <w:rFonts w:ascii="Arial" w:hAnsi="Arial" w:cs="Arial"/>
                <w:sz w:val="20"/>
                <w:szCs w:val="20"/>
                <w:lang w:eastAsia="en-IN"/>
              </w:rPr>
              <w:t>Types:</w:t>
            </w:r>
            <w:r w:rsidRPr="005C76FD">
              <w:rPr>
                <w:rFonts w:ascii="Arial" w:hAnsi="Arial" w:cs="Arial"/>
                <w:sz w:val="20"/>
                <w:szCs w:val="20"/>
                <w:lang w:eastAsia="en-IN"/>
              </w:rPr>
              <w:t xml:space="preserve"> Configurations and team members </w:t>
            </w:r>
            <w:r w:rsidRPr="3F54F2CE">
              <w:rPr>
                <w:rFonts w:ascii="Arial" w:hAnsi="Arial" w:cs="Arial"/>
                <w:sz w:val="20"/>
                <w:szCs w:val="20"/>
                <w:lang w:eastAsia="en-IN"/>
              </w:rPr>
              <w:t>must</w:t>
            </w:r>
            <w:r w:rsidRPr="005C76FD">
              <w:rPr>
                <w:rFonts w:ascii="Arial" w:hAnsi="Arial" w:cs="Arial"/>
                <w:sz w:val="20"/>
                <w:szCs w:val="20"/>
                <w:lang w:eastAsia="en-IN"/>
              </w:rPr>
              <w:t xml:space="preserve"> be added in this section.</w:t>
            </w:r>
          </w:p>
          <w:p w:rsidRPr="00531B07" w:rsidR="00896AB0" w:rsidP="3F54F2CE" w:rsidRDefault="00896AB0" w14:paraId="4CDFBAB3" w14:textId="0E000AF4">
            <w:pPr>
              <w:spacing w:before="120" w:beforeAutospacing="1" w:after="120" w:afterAutospacing="1"/>
              <w:rPr>
                <w:rFonts w:ascii="Arial" w:hAnsi="Arial" w:cs="Arial"/>
                <w:b/>
                <w:bCs/>
                <w:sz w:val="20"/>
                <w:szCs w:val="20"/>
                <w:lang w:eastAsia="en-IN"/>
              </w:rPr>
            </w:pPr>
            <w:r w:rsidRPr="3F54F2CE">
              <w:rPr>
                <w:rFonts w:ascii="Arial" w:hAnsi="Arial" w:cs="Arial"/>
                <w:b/>
                <w:bCs/>
                <w:sz w:val="20"/>
                <w:szCs w:val="20"/>
                <w:lang w:eastAsia="en-IN"/>
              </w:rPr>
              <w:t xml:space="preserve">Evaluation Type: </w:t>
            </w:r>
          </w:p>
          <w:p w:rsidRPr="00BF0E14" w:rsidR="00896AB0" w:rsidP="00BF0E14" w:rsidRDefault="00896AB0" w14:paraId="14AEDBB2" w14:textId="48BDAFF5">
            <w:pPr>
              <w:spacing w:beforeAutospacing="1" w:afterAutospacing="1" w:line="259" w:lineRule="auto"/>
              <w:rPr>
                <w:b/>
                <w:bCs/>
              </w:rPr>
            </w:pPr>
            <w:r w:rsidRPr="3F54F2CE">
              <w:rPr>
                <w:rFonts w:ascii="Arial" w:hAnsi="Arial" w:eastAsia="Arial" w:cs="Arial"/>
                <w:sz w:val="20"/>
                <w:szCs w:val="20"/>
              </w:rPr>
              <w:t>Evaluation scoring types are added in this section, either by using the Search function to use an existing scoring type or by creating and adding a new scoring type.</w:t>
            </w:r>
          </w:p>
          <w:p w:rsidRPr="00531B07" w:rsidR="00896AB0" w:rsidP="3F54F2CE" w:rsidRDefault="00896AB0" w14:paraId="6D5863C7" w14:textId="0F6CB07C">
            <w:pPr>
              <w:spacing w:before="120" w:beforeAutospacing="1" w:after="120" w:afterAutospacing="1"/>
            </w:pPr>
            <w:r>
              <w:rPr>
                <w:noProof/>
              </w:rPr>
              <w:drawing>
                <wp:inline distT="0" distB="0" distL="0" distR="0" wp14:anchorId="1B42B085" wp14:editId="3F15B161">
                  <wp:extent cx="4524375" cy="628650"/>
                  <wp:effectExtent l="0" t="0" r="0" b="0"/>
                  <wp:docPr id="110253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3068" name="Picture 110253068"/>
                          <pic:cNvPicPr/>
                        </pic:nvPicPr>
                        <pic:blipFill>
                          <a:blip r:embed="rId35">
                            <a:extLst>
                              <a:ext uri="{28A0092B-C50C-407E-A947-70E740481C1C}">
                                <a14:useLocalDpi xmlns:a14="http://schemas.microsoft.com/office/drawing/2010/main"/>
                              </a:ext>
                            </a:extLst>
                          </a:blip>
                          <a:stretch>
                            <a:fillRect/>
                          </a:stretch>
                        </pic:blipFill>
                        <pic:spPr>
                          <a:xfrm>
                            <a:off x="0" y="0"/>
                            <a:ext cx="4524375" cy="628650"/>
                          </a:xfrm>
                          <a:prstGeom prst="rect">
                            <a:avLst/>
                          </a:prstGeom>
                        </pic:spPr>
                      </pic:pic>
                    </a:graphicData>
                  </a:graphic>
                </wp:inline>
              </w:drawing>
            </w:r>
          </w:p>
          <w:p w:rsidRPr="00531B07" w:rsidR="00896AB0" w:rsidP="3F54F2CE" w:rsidRDefault="00896AB0" w14:paraId="620A396C" w14:textId="4F4DCCA6">
            <w:pPr>
              <w:spacing w:beforeAutospacing="1" w:afterAutospacing="1" w:line="259" w:lineRule="auto"/>
              <w:rPr>
                <w:b/>
                <w:bCs/>
              </w:rPr>
            </w:pPr>
            <w:r>
              <w:rPr>
                <w:noProof/>
              </w:rPr>
              <w:drawing>
                <wp:inline distT="0" distB="0" distL="0" distR="0" wp14:anchorId="25E05336" wp14:editId="4293741B">
                  <wp:extent cx="4524375" cy="962025"/>
                  <wp:effectExtent l="0" t="0" r="0" b="0"/>
                  <wp:docPr id="1840769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9989" name="Picture 1840769989"/>
                          <pic:cNvPicPr/>
                        </pic:nvPicPr>
                        <pic:blipFill>
                          <a:blip r:embed="rId36">
                            <a:extLst>
                              <a:ext uri="{28A0092B-C50C-407E-A947-70E740481C1C}">
                                <a14:useLocalDpi xmlns:a14="http://schemas.microsoft.com/office/drawing/2010/main"/>
                              </a:ext>
                            </a:extLst>
                          </a:blip>
                          <a:stretch>
                            <a:fillRect/>
                          </a:stretch>
                        </pic:blipFill>
                        <pic:spPr>
                          <a:xfrm>
                            <a:off x="0" y="0"/>
                            <a:ext cx="4524375" cy="962025"/>
                          </a:xfrm>
                          <a:prstGeom prst="rect">
                            <a:avLst/>
                          </a:prstGeom>
                        </pic:spPr>
                      </pic:pic>
                    </a:graphicData>
                  </a:graphic>
                </wp:inline>
              </w:drawing>
            </w:r>
          </w:p>
          <w:p w:rsidRPr="00BF0E14" w:rsidR="00896AB0" w:rsidP="00BF0E14" w:rsidRDefault="00896AB0" w14:paraId="0D6B3DAE" w14:textId="30141E13">
            <w:pPr>
              <w:spacing w:before="120" w:beforeAutospacing="1" w:after="120" w:afterAutospacing="1" w:line="259" w:lineRule="auto"/>
            </w:pPr>
            <w:r>
              <w:rPr>
                <w:noProof/>
              </w:rPr>
              <w:lastRenderedPageBreak/>
              <w:drawing>
                <wp:inline distT="0" distB="0" distL="0" distR="0" wp14:anchorId="6E409CFC" wp14:editId="293FDF6D">
                  <wp:extent cx="4524375" cy="1485900"/>
                  <wp:effectExtent l="0" t="0" r="0" b="0"/>
                  <wp:docPr id="1746097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97395" name="Picture 1746097395"/>
                          <pic:cNvPicPr/>
                        </pic:nvPicPr>
                        <pic:blipFill>
                          <a:blip r:embed="rId37">
                            <a:extLst>
                              <a:ext uri="{28A0092B-C50C-407E-A947-70E740481C1C}">
                                <a14:useLocalDpi xmlns:a14="http://schemas.microsoft.com/office/drawing/2010/main"/>
                              </a:ext>
                            </a:extLst>
                          </a:blip>
                          <a:stretch>
                            <a:fillRect/>
                          </a:stretch>
                        </pic:blipFill>
                        <pic:spPr>
                          <a:xfrm>
                            <a:off x="0" y="0"/>
                            <a:ext cx="4524375" cy="1485900"/>
                          </a:xfrm>
                          <a:prstGeom prst="rect">
                            <a:avLst/>
                          </a:prstGeom>
                        </pic:spPr>
                      </pic:pic>
                    </a:graphicData>
                  </a:graphic>
                </wp:inline>
              </w:drawing>
            </w:r>
          </w:p>
          <w:p w:rsidRPr="00531B07" w:rsidR="00896AB0" w:rsidP="6F426B44" w:rsidRDefault="00896AB0" w14:paraId="075601C7" w14:textId="47ADCC18">
            <w:pPr>
              <w:spacing w:before="120" w:beforeAutospacing="1" w:after="120" w:afterAutospacing="1"/>
              <w:rPr>
                <w:rFonts w:ascii="Arial" w:hAnsi="Arial" w:cs="Arial"/>
                <w:b/>
                <w:bCs/>
                <w:sz w:val="20"/>
                <w:szCs w:val="20"/>
                <w:lang w:eastAsia="en-IN"/>
              </w:rPr>
            </w:pPr>
            <w:r w:rsidRPr="6F426B44">
              <w:rPr>
                <w:rFonts w:ascii="Arial" w:hAnsi="Arial" w:cs="Arial"/>
                <w:b/>
                <w:bCs/>
                <w:sz w:val="20"/>
                <w:szCs w:val="20"/>
                <w:lang w:eastAsia="en-IN"/>
              </w:rPr>
              <w:t>Evaluation Configuration:</w:t>
            </w:r>
          </w:p>
          <w:p w:rsidRPr="00531B07" w:rsidR="00896AB0" w:rsidP="3F54F2CE" w:rsidRDefault="00896AB0" w14:paraId="6877794F" w14:textId="3DF24381">
            <w:pPr>
              <w:spacing w:before="120" w:beforeAutospacing="1" w:after="120" w:afterAutospacing="1" w:line="259" w:lineRule="auto"/>
            </w:pPr>
            <w:r>
              <w:rPr>
                <w:noProof/>
              </w:rPr>
              <w:drawing>
                <wp:inline distT="0" distB="0" distL="0" distR="0" wp14:anchorId="4705E3CE" wp14:editId="63070065">
                  <wp:extent cx="4524375" cy="447675"/>
                  <wp:effectExtent l="0" t="0" r="0" b="0"/>
                  <wp:docPr id="1060519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19646" name="Picture 1060519646"/>
                          <pic:cNvPicPr/>
                        </pic:nvPicPr>
                        <pic:blipFill>
                          <a:blip r:embed="rId38">
                            <a:extLst>
                              <a:ext uri="{28A0092B-C50C-407E-A947-70E740481C1C}">
                                <a14:useLocalDpi xmlns:a14="http://schemas.microsoft.com/office/drawing/2010/main"/>
                              </a:ext>
                            </a:extLst>
                          </a:blip>
                          <a:stretch>
                            <a:fillRect/>
                          </a:stretch>
                        </pic:blipFill>
                        <pic:spPr>
                          <a:xfrm>
                            <a:off x="0" y="0"/>
                            <a:ext cx="4524375" cy="447675"/>
                          </a:xfrm>
                          <a:prstGeom prst="rect">
                            <a:avLst/>
                          </a:prstGeom>
                        </pic:spPr>
                      </pic:pic>
                    </a:graphicData>
                  </a:graphic>
                </wp:inline>
              </w:drawing>
            </w:r>
          </w:p>
          <w:p w:rsidRPr="00531B07" w:rsidR="00896AB0" w:rsidP="3F54F2CE" w:rsidRDefault="00896AB0" w14:paraId="748E8216" w14:textId="3BB25ECC">
            <w:pPr>
              <w:spacing w:before="120" w:beforeAutospacing="1" w:after="120" w:afterAutospacing="1" w:line="259" w:lineRule="auto"/>
            </w:pPr>
            <w:r>
              <w:rPr>
                <w:noProof/>
              </w:rPr>
              <w:drawing>
                <wp:inline distT="0" distB="0" distL="0" distR="0" wp14:anchorId="0B56E016" wp14:editId="32DF9DA2">
                  <wp:extent cx="4524375" cy="885825"/>
                  <wp:effectExtent l="0" t="0" r="0" b="0"/>
                  <wp:docPr id="1774806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6572" name="Picture 1774806572"/>
                          <pic:cNvPicPr/>
                        </pic:nvPicPr>
                        <pic:blipFill>
                          <a:blip r:embed="rId39">
                            <a:extLst>
                              <a:ext uri="{28A0092B-C50C-407E-A947-70E740481C1C}">
                                <a14:useLocalDpi xmlns:a14="http://schemas.microsoft.com/office/drawing/2010/main"/>
                              </a:ext>
                            </a:extLst>
                          </a:blip>
                          <a:stretch>
                            <a:fillRect/>
                          </a:stretch>
                        </pic:blipFill>
                        <pic:spPr>
                          <a:xfrm>
                            <a:off x="0" y="0"/>
                            <a:ext cx="4524375" cy="885825"/>
                          </a:xfrm>
                          <a:prstGeom prst="rect">
                            <a:avLst/>
                          </a:prstGeom>
                        </pic:spPr>
                      </pic:pic>
                    </a:graphicData>
                  </a:graphic>
                </wp:inline>
              </w:drawing>
            </w:r>
          </w:p>
          <w:p w:rsidRPr="00531B07" w:rsidR="00896AB0" w:rsidP="3F54F2CE" w:rsidRDefault="00896AB0" w14:paraId="2A20E660" w14:textId="769B5E70">
            <w:pPr>
              <w:spacing w:beforeAutospacing="1" w:afterAutospacing="1" w:line="259" w:lineRule="auto"/>
              <w:rPr>
                <w:rFonts w:ascii="Arial" w:hAnsi="Arial" w:cs="Arial"/>
                <w:sz w:val="20"/>
                <w:szCs w:val="20"/>
                <w:lang w:eastAsia="en-IN"/>
              </w:rPr>
            </w:pPr>
            <w:r w:rsidRPr="3F54F2CE">
              <w:rPr>
                <w:rFonts w:ascii="Arial" w:hAnsi="Arial" w:cs="Arial"/>
                <w:sz w:val="20"/>
                <w:szCs w:val="20"/>
                <w:lang w:eastAsia="en-IN"/>
              </w:rPr>
              <w:t>Under the option Evaluation Configuration, the Procurement Admin (Buyer) can add weights to specific categories of the sourcing event which will be calculated in percentages that will eventually round up to a total of 100%. The evaluations can be assigned to all the events (RFP, RFI, RFQ) except auctions. The evaluation criteria can also be edited before the evaluation phase.</w:t>
            </w:r>
          </w:p>
          <w:p w:rsidRPr="00531B07" w:rsidR="00896AB0" w:rsidP="3F54F2CE" w:rsidRDefault="00896AB0" w14:paraId="7CEDBC16" w14:textId="2FA68F35">
            <w:pPr>
              <w:spacing w:before="120" w:beforeAutospacing="1" w:after="120" w:afterAutospacing="1"/>
              <w:rPr>
                <w:rFonts w:ascii="Arial" w:hAnsi="Arial" w:cs="Arial"/>
                <w:b/>
                <w:bCs/>
                <w:sz w:val="20"/>
                <w:szCs w:val="20"/>
                <w:lang w:eastAsia="en-IN"/>
              </w:rPr>
            </w:pPr>
            <w:r w:rsidRPr="3F54F2CE">
              <w:rPr>
                <w:rFonts w:ascii="Arial" w:hAnsi="Arial" w:cs="Arial"/>
                <w:b/>
                <w:bCs/>
                <w:sz w:val="20"/>
                <w:szCs w:val="20"/>
                <w:lang w:eastAsia="en-IN"/>
              </w:rPr>
              <w:t>Add Evaluators</w:t>
            </w:r>
          </w:p>
          <w:p w:rsidRPr="00531B07" w:rsidR="00896AB0" w:rsidP="3A0D1FA5" w:rsidRDefault="00896AB0" w14:paraId="475588FC" w14:textId="018F3D0F">
            <w:pPr>
              <w:spacing w:before="120" w:beforeAutospacing="on" w:after="120" w:afterAutospacing="on"/>
              <w:jc w:val="both"/>
              <w:rPr>
                <w:rFonts w:ascii="Arial" w:hAnsi="Arial" w:cs="Arial"/>
                <w:b w:val="1"/>
                <w:bCs w:val="1"/>
                <w:sz w:val="20"/>
                <w:szCs w:val="20"/>
                <w:lang w:eastAsia="en-IN"/>
              </w:rPr>
            </w:pPr>
            <w:r w:rsidRPr="3A0D1FA5" w:rsidR="1DD8AC9F">
              <w:rPr>
                <w:rFonts w:ascii="Arial" w:hAnsi="Arial" w:cs="Arial"/>
                <w:sz w:val="20"/>
                <w:szCs w:val="20"/>
                <w:lang w:eastAsia="en-IN"/>
              </w:rPr>
              <w:t xml:space="preserve">Evaluators </w:t>
            </w:r>
            <w:ins w:author="Sandesh Jagtap" w:date="2026-02-10T09:08:45.976Z" w16du:dateUtc="2026-02-10T09:08:45.976Z" w:id="1559997222">
              <w:r w:rsidRPr="3A0D1FA5" w:rsidR="1015E85E">
                <w:rPr>
                  <w:rFonts w:ascii="Arial" w:hAnsi="Arial" w:cs="Arial"/>
                  <w:sz w:val="20"/>
                  <w:szCs w:val="20"/>
                  <w:lang w:eastAsia="en-IN"/>
                </w:rPr>
                <w:t>(users with</w:t>
              </w:r>
              <w:r w:rsidRPr="3A0D1FA5" w:rsidR="1015E85E">
                <w:rPr>
                  <w:rFonts w:ascii="Arial" w:hAnsi="Arial" w:cs="Arial"/>
                  <w:sz w:val="20"/>
                  <w:szCs w:val="20"/>
                  <w:lang w:eastAsia="en-IN"/>
                </w:rPr>
                <w:t xml:space="preserve"> Sourcing Licence) </w:t>
              </w:r>
            </w:ins>
            <w:r w:rsidRPr="3A0D1FA5" w:rsidR="1DD8AC9F">
              <w:rPr>
                <w:rFonts w:ascii="Arial" w:hAnsi="Arial" w:cs="Arial"/>
                <w:sz w:val="20"/>
                <w:szCs w:val="20"/>
                <w:lang w:eastAsia="en-IN"/>
              </w:rPr>
              <w:t xml:space="preserve">can be manually added for the sourcing event. This can be done by selecting the Add Evaluator option within the Evaluation Team sub-section under the Evaluation section. </w:t>
            </w:r>
          </w:p>
          <w:p w:rsidRPr="00531B07" w:rsidR="00896AB0" w:rsidP="5AD9164B" w:rsidRDefault="00896AB0" w14:paraId="450A492F" w14:textId="2696A01D">
            <w:pPr>
              <w:spacing w:before="120" w:beforeAutospacing="1" w:after="120" w:afterAutospacing="1"/>
              <w:rPr>
                <w:rFonts w:ascii="Arial" w:hAnsi="Arial" w:cs="Arial"/>
                <w:sz w:val="20"/>
                <w:szCs w:val="20"/>
                <w:lang w:eastAsia="en-IN"/>
              </w:rPr>
            </w:pPr>
            <w:r w:rsidRPr="00531B07">
              <w:rPr>
                <w:rFonts w:ascii="Arial" w:hAnsi="Arial" w:cs="Arial"/>
                <w:noProof/>
              </w:rPr>
              <w:drawing>
                <wp:inline distT="0" distB="0" distL="0" distR="0" wp14:anchorId="4D6264EC" wp14:editId="41520DD4">
                  <wp:extent cx="4512310" cy="1322705"/>
                  <wp:effectExtent l="12700" t="12700" r="8890" b="10795"/>
                  <wp:docPr id="184788392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83926" name="Picture 12"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12310" cy="1322705"/>
                          </a:xfrm>
                          <a:prstGeom prst="rect">
                            <a:avLst/>
                          </a:prstGeom>
                          <a:ln>
                            <a:solidFill>
                              <a:schemeClr val="tx1"/>
                            </a:solidFill>
                          </a:ln>
                        </pic:spPr>
                      </pic:pic>
                    </a:graphicData>
                  </a:graphic>
                </wp:inline>
              </w:drawing>
            </w:r>
          </w:p>
          <w:p w:rsidRPr="00531B07" w:rsidR="00896AB0" w:rsidP="3F54F2CE" w:rsidRDefault="00896AB0" w14:paraId="030F15ED" w14:textId="29146101">
            <w:pPr>
              <w:spacing w:before="120" w:beforeAutospacing="1" w:after="120" w:afterAutospacing="1"/>
              <w:jc w:val="both"/>
              <w:rPr>
                <w:rFonts w:ascii="Arial" w:hAnsi="Arial" w:cs="Arial"/>
                <w:sz w:val="20"/>
                <w:szCs w:val="20"/>
                <w:lang w:eastAsia="en-IN"/>
              </w:rPr>
            </w:pPr>
            <w:r w:rsidRPr="3F54F2CE">
              <w:rPr>
                <w:rFonts w:ascii="Arial" w:hAnsi="Arial" w:cs="Arial"/>
                <w:sz w:val="20"/>
                <w:szCs w:val="20"/>
                <w:lang w:eastAsia="en-IN"/>
              </w:rPr>
              <w:t xml:space="preserve">Specific evaluators can be selected for </w:t>
            </w:r>
          </w:p>
          <w:p w:rsidRPr="00531B07" w:rsidR="00896AB0" w:rsidP="3F54F2CE" w:rsidRDefault="00896AB0" w14:paraId="74C8E3E2" w14:textId="2D2B58D1">
            <w:pPr>
              <w:spacing w:before="120" w:beforeAutospacing="1" w:after="120" w:afterAutospacing="1"/>
              <w:jc w:val="both"/>
              <w:rPr>
                <w:rFonts w:ascii="Arial" w:hAnsi="Arial" w:cs="Arial"/>
                <w:sz w:val="20"/>
                <w:szCs w:val="20"/>
                <w:lang w:eastAsia="en-IN"/>
              </w:rPr>
            </w:pPr>
            <w:r w:rsidRPr="3F54F2CE">
              <w:rPr>
                <w:rFonts w:ascii="Arial" w:hAnsi="Arial" w:cs="Arial"/>
                <w:sz w:val="20"/>
                <w:szCs w:val="20"/>
                <w:lang w:eastAsia="en-IN"/>
              </w:rPr>
              <w:t xml:space="preserve"> technical and commercial evaluations or both. These evaluators would only have access to their specific evaluation section (Either Technical or Commercial).</w:t>
            </w:r>
          </w:p>
          <w:p w:rsidRPr="00531B07" w:rsidR="00896AB0" w:rsidP="00B05478" w:rsidRDefault="00896AB0" w14:paraId="43598708" w14:textId="64200B10">
            <w:pPr>
              <w:spacing w:before="120" w:beforeAutospacing="1" w:after="120" w:afterAutospacing="1"/>
              <w:jc w:val="center"/>
              <w:rPr>
                <w:rFonts w:ascii="Arial" w:hAnsi="Arial" w:cs="Arial"/>
                <w:sz w:val="20"/>
                <w:szCs w:val="20"/>
                <w:lang w:eastAsia="en-IN"/>
              </w:rPr>
            </w:pPr>
            <w:r w:rsidRPr="00531B07">
              <w:rPr>
                <w:rFonts w:ascii="Arial" w:hAnsi="Arial" w:cs="Arial"/>
                <w:noProof/>
              </w:rPr>
              <w:lastRenderedPageBreak/>
              <w:drawing>
                <wp:inline distT="0" distB="0" distL="0" distR="0" wp14:anchorId="3911AB1E" wp14:editId="343C373E">
                  <wp:extent cx="3369310" cy="1420079"/>
                  <wp:effectExtent l="12700" t="12700" r="8890" b="15240"/>
                  <wp:docPr id="1698627907" name="Picture 15"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27907" name="Picture 15" descr="A screenshot of a survey&#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37279" cy="1448726"/>
                          </a:xfrm>
                          <a:prstGeom prst="rect">
                            <a:avLst/>
                          </a:prstGeom>
                          <a:ln>
                            <a:solidFill>
                              <a:schemeClr val="tx1"/>
                            </a:solidFill>
                          </a:ln>
                        </pic:spPr>
                      </pic:pic>
                    </a:graphicData>
                  </a:graphic>
                </wp:inline>
              </w:drawing>
            </w:r>
          </w:p>
          <w:p w:rsidRPr="00531B07" w:rsidR="00896AB0" w:rsidP="5AD9164B" w:rsidRDefault="00896AB0" w14:paraId="08D1B289" w14:textId="362EDDB7">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Once all the sections are filled in, the Procurement Admin (Buyer) can proceed to the next stage which is launching the event.</w:t>
            </w:r>
          </w:p>
          <w:p w:rsidRPr="00531B07" w:rsidR="00896AB0" w:rsidP="6F426B44" w:rsidRDefault="00896AB0" w14:paraId="2A180E38" w14:textId="64CD7885">
            <w:pPr>
              <w:spacing w:before="120" w:beforeAutospacing="1" w:after="120" w:afterAutospacing="1"/>
              <w:jc w:val="both"/>
              <w:rPr>
                <w:rFonts w:ascii="Arial" w:hAnsi="Arial" w:cs="Arial"/>
                <w:sz w:val="20"/>
                <w:szCs w:val="20"/>
                <w:lang w:eastAsia="en-IN"/>
              </w:rPr>
            </w:pPr>
            <w:r w:rsidRPr="6F426B44">
              <w:rPr>
                <w:rFonts w:ascii="Arial" w:hAnsi="Arial" w:cs="Arial"/>
                <w:b/>
                <w:bCs/>
                <w:sz w:val="20"/>
                <w:szCs w:val="20"/>
                <w:u w:val="single"/>
                <w:lang w:eastAsia="en-IN"/>
              </w:rPr>
              <w:t>Note</w:t>
            </w:r>
            <w:r w:rsidRPr="6F426B44">
              <w:rPr>
                <w:rFonts w:ascii="Arial" w:hAnsi="Arial" w:cs="Arial"/>
                <w:sz w:val="20"/>
                <w:szCs w:val="20"/>
                <w:lang w:eastAsia="en-IN"/>
              </w:rPr>
              <w:t>: Evaluators can also be added post receiving bids from the suppliers.</w:t>
            </w:r>
          </w:p>
        </w:tc>
      </w:tr>
      <w:tr w:rsidRPr="00531B07" w:rsidR="00896AB0" w:rsidTr="516FDCC0" w14:paraId="142E567A" w14:textId="77777777">
        <w:trPr>
          <w:trHeight w:val="290"/>
          <w:trPrChange w:author="Leroy Vieira" w:date="2026-04-29T09:01:35.587Z" w16du:dateUtc="2026-04-29T09:01:35.587Z" w:id="1258751773">
            <w:trPr>
              <w:trHeight w:val="290"/>
            </w:trPr>
          </w:trPrChange>
        </w:trPr>
        <w:tc>
          <w:tcPr>
            <w:tcW w:w="764" w:type="dxa"/>
            <w:tcMar/>
            <w:vAlign w:val="center"/>
            <w:tcPrChange w:author="Leroy Vieira" w:date="2026-04-29T09:01:36.491Z" w:id="667784806">
              <w:tcPr>
                <w:tcW w:w="608" w:type="dxa"/>
                <w:tcMar/>
                <w:vAlign w:val="center"/>
              </w:tcPr>
            </w:tcPrChange>
          </w:tcPr>
          <w:p w:rsidRPr="00531B07" w:rsidR="00896AB0" w:rsidP="516FDCC0" w:rsidRDefault="002C3AD9" w14:paraId="59EA2E57" w14:textId="49C9393F">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7:47.932Z" w16du:dateUtc="2026-04-29T08:57:47.932Z" w:id="1084689034">
              <w:r w:rsidRPr="516FDCC0" w:rsidR="2781568B">
                <w:rPr>
                  <w:rFonts w:ascii="Arial" w:hAnsi="Arial" w:cs="Arial"/>
                  <w:sz w:val="20"/>
                  <w:szCs w:val="20"/>
                  <w:lang w:eastAsia="en-IN"/>
                </w:rPr>
                <w:t>10</w:t>
              </w:r>
            </w:ins>
            <w:del w:author="Leroy Vieira" w:date="2026-04-29T08:57:47.062Z" w16du:dateUtc="2026-04-29T08:57:47.062Z" w:id="705817500">
              <w:r w:rsidRPr="516FDCC0" w:rsidDel="52537C79">
                <w:rPr>
                  <w:rFonts w:ascii="Arial" w:hAnsi="Arial" w:cs="Arial"/>
                  <w:sz w:val="20"/>
                  <w:szCs w:val="20"/>
                  <w:lang w:eastAsia="en-IN"/>
                </w:rPr>
                <w:delText>8</w:delText>
              </w:r>
            </w:del>
          </w:p>
        </w:tc>
        <w:tc>
          <w:tcPr>
            <w:tcW w:w="1515" w:type="dxa"/>
            <w:noWrap/>
            <w:tcMar/>
            <w:hideMark/>
            <w:tcPrChange w:author="Leroy Vieira" w:date="2026-04-29T09:01:36.491Z" w:id="1928339204">
              <w:tcPr>
                <w:tcW w:w="1671" w:type="dxa"/>
                <w:tcMar/>
              </w:tcPr>
            </w:tcPrChange>
          </w:tcPr>
          <w:p w:rsidRPr="00531B07" w:rsidR="00896AB0" w:rsidP="5AD9164B" w:rsidRDefault="00896AB0" w14:paraId="67DFFBE9" w14:textId="5F8A5BA2">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Publish Event</w:t>
            </w:r>
          </w:p>
        </w:tc>
        <w:tc>
          <w:tcPr>
            <w:tcW w:w="7350" w:type="dxa"/>
            <w:noWrap/>
            <w:tcMar/>
            <w:vAlign w:val="bottom"/>
            <w:hideMark/>
            <w:tcPrChange w:author="Leroy Vieira" w:date="2026-04-29T09:01:36.491Z" w:id="819761695">
              <w:tcPr>
                <w:tcW w:w="7350" w:type="dxa"/>
                <w:tcMar/>
                <w:vAlign w:val="bottom"/>
              </w:tcPr>
            </w:tcPrChange>
          </w:tcPr>
          <w:p w:rsidRPr="00531B07" w:rsidR="00896AB0" w:rsidP="5AD9164B" w:rsidRDefault="00896AB0" w14:paraId="16D01761" w14:textId="77777777">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Publish the event to make it visible to suppliers.</w:t>
            </w:r>
          </w:p>
          <w:p w:rsidRPr="00531B07" w:rsidR="00896AB0" w:rsidP="5AD9164B" w:rsidRDefault="00896AB0" w14:paraId="481D8FC5" w14:textId="6A4E83A2">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Once all the details are filled, the Procurement Admin (Buyer) can launch the event. There are 2 options on the bottom of the screen which are:</w:t>
            </w:r>
          </w:p>
          <w:p w:rsidRPr="00531B07" w:rsidR="00896AB0" w:rsidP="5AD9164B" w:rsidRDefault="00896AB0" w14:paraId="312166DD" w14:textId="265DEBDD">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 xml:space="preserve">Create Test Event – This is when the Procurement Admin (Buyer) wants to see the Supplier view, but internally. This can be done to evaluate the event from the Supplier’s perspective by entering a dummy email ID. </w:t>
            </w:r>
          </w:p>
          <w:p w:rsidRPr="00531B07" w:rsidR="00896AB0" w:rsidP="5AD9164B" w:rsidRDefault="00896AB0" w14:paraId="6973EE25" w14:textId="77777777">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Preview Event (Submit Production Event) – This is the actual creation of the event wherein the event gets activated, and an email is sent to the Supplier.</w:t>
            </w:r>
          </w:p>
          <w:p w:rsidRPr="00531B07" w:rsidR="00896AB0" w:rsidP="5AD9164B" w:rsidRDefault="00896AB0" w14:paraId="4574CB0D" w14:textId="2C9E7E60">
            <w:pPr>
              <w:spacing w:before="120" w:beforeAutospacing="1" w:after="120" w:afterAutospacing="1"/>
              <w:jc w:val="center"/>
              <w:rPr>
                <w:rFonts w:ascii="Arial" w:hAnsi="Arial" w:cs="Arial"/>
                <w:sz w:val="20"/>
                <w:szCs w:val="20"/>
                <w:lang w:eastAsia="en-IN"/>
              </w:rPr>
            </w:pPr>
            <w:r w:rsidRPr="00531B07">
              <w:rPr>
                <w:rFonts w:ascii="Arial" w:hAnsi="Arial" w:cs="Arial"/>
                <w:noProof/>
              </w:rPr>
              <w:drawing>
                <wp:inline distT="0" distB="0" distL="0" distR="0" wp14:anchorId="5762FBBF" wp14:editId="1D1427CF">
                  <wp:extent cx="2561600" cy="355561"/>
                  <wp:effectExtent l="12700" t="12700" r="3810" b="13335"/>
                  <wp:docPr id="4028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76337" name=""/>
                          <pic:cNvPicPr/>
                        </pic:nvPicPr>
                        <pic:blipFill>
                          <a:blip r:embed="rId42"/>
                          <a:stretch>
                            <a:fillRect/>
                          </a:stretch>
                        </pic:blipFill>
                        <pic:spPr>
                          <a:xfrm>
                            <a:off x="0" y="0"/>
                            <a:ext cx="2819243" cy="391323"/>
                          </a:xfrm>
                          <a:prstGeom prst="rect">
                            <a:avLst/>
                          </a:prstGeom>
                          <a:ln>
                            <a:solidFill>
                              <a:schemeClr val="tx1"/>
                            </a:solidFill>
                          </a:ln>
                        </pic:spPr>
                      </pic:pic>
                    </a:graphicData>
                  </a:graphic>
                </wp:inline>
              </w:drawing>
            </w:r>
          </w:p>
          <w:p w:rsidRPr="00BF0E14" w:rsidR="00896AB0" w:rsidP="5AD9164B" w:rsidRDefault="00896AB0" w14:paraId="1BABA766" w14:textId="1861A42E">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 xml:space="preserve">After clicking on the Preview Event, the Procurement Admin (Buyer) will see a brief view of the event along with a message that will be sent to the supplier. </w:t>
            </w:r>
          </w:p>
          <w:p w:rsidRPr="00531B07" w:rsidR="00896AB0" w:rsidP="3A0D1FA5" w:rsidRDefault="00896AB0" w14:paraId="73CDBC54" w14:textId="79FE486D">
            <w:pPr>
              <w:spacing w:before="120" w:beforeAutospacing="on" w:after="120" w:afterAutospacing="on"/>
              <w:jc w:val="both"/>
              <w:rPr>
                <w:rFonts w:ascii="Arial" w:hAnsi="Arial" w:cs="Arial"/>
                <w:sz w:val="20"/>
                <w:szCs w:val="20"/>
                <w:lang w:eastAsia="en-IN"/>
              </w:rPr>
            </w:pPr>
            <w:r w:rsidRPr="3A0D1FA5" w:rsidR="1DD8AC9F">
              <w:rPr>
                <w:rFonts w:ascii="Arial" w:hAnsi="Arial" w:cs="Arial"/>
                <w:sz w:val="20"/>
                <w:szCs w:val="20"/>
                <w:lang w:eastAsia="en-IN"/>
              </w:rPr>
              <w:t>When you click Submit Event, the event publish approval</w:t>
            </w:r>
            <w:ins w:author="Sandesh Jagtap" w:date="2026-02-10T09:10:56.809Z" w16du:dateUtc="2026-02-10T09:10:56.809Z" w:id="2128735370">
              <w:r w:rsidRPr="3A0D1FA5" w:rsidR="05ACF8EC">
                <w:rPr>
                  <w:rFonts w:ascii="Arial" w:hAnsi="Arial" w:cs="Arial"/>
                  <w:sz w:val="20"/>
                  <w:szCs w:val="20"/>
                  <w:lang w:eastAsia="en-IN"/>
                </w:rPr>
                <w:t xml:space="preserve"> (as per the configuration)</w:t>
              </w:r>
            </w:ins>
            <w:del w:author="Sandesh Jagtap" w:date="2026-02-10T09:10:52.035Z" w16du:dateUtc="2026-02-10T09:10:52.035Z" w:id="110225659">
              <w:r w:rsidRPr="3A0D1FA5" w:rsidDel="1DD8AC9F">
                <w:rPr>
                  <w:rFonts w:ascii="Arial" w:hAnsi="Arial" w:cs="Arial"/>
                  <w:sz w:val="20"/>
                  <w:szCs w:val="20"/>
                  <w:lang w:eastAsia="en-IN"/>
                </w:rPr>
                <w:delText xml:space="preserve"> </w:delText>
              </w:r>
            </w:del>
            <w:r w:rsidRPr="3A0D1FA5" w:rsidR="1DD8AC9F">
              <w:rPr>
                <w:rFonts w:ascii="Arial" w:hAnsi="Arial" w:cs="Arial"/>
                <w:sz w:val="20"/>
                <w:szCs w:val="20"/>
                <w:lang w:eastAsia="en-IN"/>
              </w:rPr>
              <w:t>chain will get triggered.</w:t>
            </w:r>
          </w:p>
          <w:p w:rsidRPr="00531B07" w:rsidR="00896AB0" w:rsidP="5AD9164B" w:rsidRDefault="00896AB0" w14:paraId="4FA08EAD" w14:textId="3CEF5DC6">
            <w:pPr>
              <w:spacing w:before="120" w:beforeAutospacing="1" w:after="120" w:afterAutospacing="1"/>
              <w:jc w:val="center"/>
              <w:rPr>
                <w:rFonts w:ascii="Arial" w:hAnsi="Arial" w:cs="Arial"/>
                <w:sz w:val="20"/>
                <w:szCs w:val="20"/>
                <w:lang w:eastAsia="en-IN"/>
              </w:rPr>
            </w:pPr>
            <w:r w:rsidRPr="00531B07">
              <w:rPr>
                <w:rFonts w:ascii="Arial" w:hAnsi="Arial" w:cs="Arial"/>
                <w:noProof/>
              </w:rPr>
              <w:drawing>
                <wp:inline distT="0" distB="0" distL="0" distR="0" wp14:anchorId="45ED463A" wp14:editId="2A9C138D">
                  <wp:extent cx="3853159" cy="1834924"/>
                  <wp:effectExtent l="12700" t="12700" r="8255" b="6985"/>
                  <wp:docPr id="8145548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4881" name="Picture 814554881"/>
                          <pic:cNvPicPr/>
                        </pic:nvPicPr>
                        <pic:blipFill rotWithShape="1">
                          <a:blip r:embed="rId43" cstate="print">
                            <a:extLst>
                              <a:ext uri="{28A0092B-C50C-407E-A947-70E740481C1C}">
                                <a14:useLocalDpi xmlns:a14="http://schemas.microsoft.com/office/drawing/2010/main" val="0"/>
                              </a:ext>
                            </a:extLst>
                          </a:blip>
                          <a:srcRect t="17825" b="8944"/>
                          <a:stretch>
                            <a:fillRect/>
                          </a:stretch>
                        </pic:blipFill>
                        <pic:spPr bwMode="auto">
                          <a:xfrm>
                            <a:off x="0" y="0"/>
                            <a:ext cx="3896897" cy="18557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Pr="00531B07" w:rsidR="00896AB0" w:rsidP="5AD9164B" w:rsidRDefault="00896AB0" w14:paraId="303C4BA2" w14:textId="731A70E8">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 xml:space="preserve">Once launched, you may still edit the event, for instance enter weights for scoring, planned savings etc. However, change of currency and changes in the Terms and Conditions and the Event Type Settings sections will create a new revised event. </w:t>
            </w:r>
          </w:p>
        </w:tc>
      </w:tr>
      <w:tr w:rsidRPr="00531B07" w:rsidR="00896AB0" w:rsidTr="516FDCC0" w14:paraId="512DAC9A" w14:textId="77777777">
        <w:trPr>
          <w:trHeight w:val="290"/>
          <w:trPrChange w:author="Leroy Vieira" w:date="2026-04-29T09:01:35.589Z" w16du:dateUtc="2026-04-29T09:01:35.589Z" w:id="6997769">
            <w:trPr>
              <w:trHeight w:val="290"/>
            </w:trPr>
          </w:trPrChange>
        </w:trPr>
        <w:tc>
          <w:tcPr>
            <w:tcW w:w="764" w:type="dxa"/>
            <w:tcMar/>
            <w:vAlign w:val="center"/>
            <w:tcPrChange w:author="Leroy Vieira" w:date="2026-04-29T09:01:36.491Z" w:id="1351650805">
              <w:tcPr>
                <w:tcW w:w="608" w:type="dxa"/>
                <w:tcMar/>
                <w:vAlign w:val="center"/>
              </w:tcPr>
            </w:tcPrChange>
          </w:tcPr>
          <w:p w:rsidRPr="00CA70D4" w:rsidR="00896AB0" w:rsidP="516FDCC0" w:rsidRDefault="002C3AD9" w14:paraId="1D0539D1" w14:textId="25B568FB">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7:53.724Z" w16du:dateUtc="2026-04-29T08:57:53.724Z" w:id="422765025">
              <w:r w:rsidRPr="516FDCC0" w:rsidR="2A4FA775">
                <w:rPr>
                  <w:rFonts w:ascii="Arial" w:hAnsi="Arial" w:cs="Arial"/>
                  <w:sz w:val="20"/>
                  <w:szCs w:val="20"/>
                  <w:lang w:eastAsia="en-IN"/>
                </w:rPr>
                <w:t>11</w:t>
              </w:r>
            </w:ins>
            <w:del w:author="Leroy Vieira" w:date="2026-04-29T08:57:53.074Z" w16du:dateUtc="2026-04-29T08:57:53.074Z" w:id="941135966">
              <w:r w:rsidRPr="516FDCC0" w:rsidDel="52537C79">
                <w:rPr>
                  <w:rFonts w:ascii="Arial" w:hAnsi="Arial" w:cs="Arial"/>
                  <w:sz w:val="20"/>
                  <w:szCs w:val="20"/>
                  <w:lang w:eastAsia="en-IN"/>
                </w:rPr>
                <w:delText>9</w:delText>
              </w:r>
            </w:del>
          </w:p>
        </w:tc>
        <w:tc>
          <w:tcPr>
            <w:tcW w:w="1515" w:type="dxa"/>
            <w:noWrap/>
            <w:tcMar/>
            <w:vAlign w:val="center"/>
            <w:tcPrChange w:author="Leroy Vieira" w:date="2026-04-29T09:01:36.492Z" w:id="2011558130">
              <w:tcPr>
                <w:tcW w:w="1671" w:type="dxa"/>
                <w:tcMar/>
                <w:vAlign w:val="center"/>
              </w:tcPr>
            </w:tcPrChange>
          </w:tcPr>
          <w:p w:rsidRPr="00531B07" w:rsidR="00896AB0" w:rsidP="5AD9164B" w:rsidRDefault="00896AB0" w14:paraId="2EDF29D7" w14:textId="0800AD4E">
            <w:pPr>
              <w:spacing w:before="120" w:beforeAutospacing="1" w:after="120" w:afterAutospacing="1"/>
              <w:rPr>
                <w:rFonts w:ascii="Arial" w:hAnsi="Arial" w:cs="Arial"/>
                <w:sz w:val="20"/>
                <w:szCs w:val="20"/>
                <w:lang w:eastAsia="en-IN"/>
              </w:rPr>
            </w:pPr>
            <w:r w:rsidRPr="00CA70D4">
              <w:rPr>
                <w:rFonts w:ascii="Arial" w:hAnsi="Arial" w:cs="Arial"/>
                <w:sz w:val="20"/>
                <w:szCs w:val="20"/>
                <w:lang w:eastAsia="en-IN"/>
              </w:rPr>
              <w:t>Auto Disqualification</w:t>
            </w:r>
          </w:p>
        </w:tc>
        <w:tc>
          <w:tcPr>
            <w:tcW w:w="7350" w:type="dxa"/>
            <w:noWrap/>
            <w:tcMar/>
            <w:vAlign w:val="bottom"/>
            <w:tcPrChange w:author="Leroy Vieira" w:date="2026-04-29T09:01:36.492Z" w:id="1684286692">
              <w:tcPr>
                <w:tcW w:w="7350" w:type="dxa"/>
                <w:tcMar/>
                <w:vAlign w:val="bottom"/>
              </w:tcPr>
            </w:tcPrChange>
          </w:tcPr>
          <w:p w:rsidRPr="00642739" w:rsidR="00896AB0" w:rsidP="00642739" w:rsidRDefault="00896AB0" w14:paraId="3DD07215" w14:textId="77777777">
            <w:pPr>
              <w:spacing w:before="120" w:beforeAutospacing="1" w:after="120" w:afterAutospacing="1"/>
              <w:rPr>
                <w:rFonts w:ascii="Arial" w:hAnsi="Arial" w:cs="Arial"/>
                <w:sz w:val="20"/>
                <w:szCs w:val="20"/>
                <w:lang w:val="en-US" w:eastAsia="en-IN"/>
              </w:rPr>
            </w:pPr>
            <w:r w:rsidRPr="005C76FD">
              <w:rPr>
                <w:rFonts w:ascii="Arial" w:hAnsi="Arial" w:cs="Arial"/>
                <w:sz w:val="20"/>
                <w:szCs w:val="20"/>
                <w:lang w:val="en-US" w:eastAsia="en-IN"/>
              </w:rPr>
              <w:t>This feature is configured by the sourcing event creator in the Evaluations tab, under evaluation configuration. It must be enabled at the event level for auto disqualification to apply.</w:t>
            </w:r>
          </w:p>
          <w:p w:rsidRPr="00642739" w:rsidR="00896AB0" w:rsidP="00642739" w:rsidRDefault="00896AB0" w14:paraId="00B563C7" w14:textId="77777777">
            <w:pPr>
              <w:spacing w:before="120" w:beforeAutospacing="1" w:after="120" w:afterAutospacing="1"/>
              <w:rPr>
                <w:rFonts w:ascii="Arial" w:hAnsi="Arial" w:cs="Arial"/>
                <w:sz w:val="20"/>
                <w:szCs w:val="20"/>
                <w:lang w:val="en-US" w:eastAsia="en-IN"/>
              </w:rPr>
            </w:pPr>
            <w:r w:rsidRPr="005C76FD">
              <w:rPr>
                <w:rFonts w:ascii="Arial" w:hAnsi="Arial" w:cs="Arial"/>
                <w:sz w:val="20"/>
                <w:szCs w:val="20"/>
                <w:lang w:val="en-US" w:eastAsia="en-IN"/>
              </w:rPr>
              <w:t>Auto disqualification automatically removes suppliers who fail mandatory requirements such as delivery timelines, certifications, compliance checks, or required fields. It works as a hard filter, allowing only eligible and compliant suppliers to move forward in the event.</w:t>
            </w:r>
          </w:p>
          <w:p w:rsidRPr="00BF0E14" w:rsidR="00896AB0" w:rsidP="00642739" w:rsidRDefault="00896AB0" w14:paraId="4254FAFE" w14:textId="586A747B">
            <w:pPr>
              <w:spacing w:before="120" w:beforeAutospacing="1" w:after="120" w:afterAutospacing="1"/>
              <w:rPr>
                <w:rFonts w:ascii="Arial" w:hAnsi="Arial" w:cs="Arial"/>
                <w:sz w:val="20"/>
                <w:szCs w:val="20"/>
                <w:lang w:val="en-US" w:eastAsia="en-IN"/>
              </w:rPr>
            </w:pPr>
            <w:r w:rsidRPr="005C76FD">
              <w:rPr>
                <w:rFonts w:ascii="Arial" w:hAnsi="Arial" w:cs="Arial"/>
                <w:sz w:val="20"/>
                <w:szCs w:val="20"/>
                <w:lang w:val="en-US" w:eastAsia="en-IN"/>
              </w:rPr>
              <w:t>This reduces manual checks and avoids delays in decision-making. Note that suppliers are disqualified only if this setting is enabled and they fail to meet the defined event requirements.</w:t>
            </w:r>
          </w:p>
        </w:tc>
      </w:tr>
      <w:tr w:rsidRPr="00531B07" w:rsidR="00896AB0" w:rsidTr="516FDCC0" w14:paraId="16C738AE" w14:textId="77777777">
        <w:trPr>
          <w:trHeight w:val="290"/>
          <w:trPrChange w:author="Leroy Vieira" w:date="2026-04-29T09:01:35.59Z" w16du:dateUtc="2026-04-29T09:01:35.59Z" w:id="670435997">
            <w:trPr>
              <w:trHeight w:val="290"/>
            </w:trPr>
          </w:trPrChange>
        </w:trPr>
        <w:tc>
          <w:tcPr>
            <w:tcW w:w="764" w:type="dxa"/>
            <w:tcMar/>
            <w:vAlign w:val="center"/>
            <w:tcPrChange w:author="Leroy Vieira" w:date="2026-04-29T09:01:36.492Z" w:id="636818989">
              <w:tcPr>
                <w:tcW w:w="608" w:type="dxa"/>
                <w:tcMar/>
                <w:vAlign w:val="center"/>
              </w:tcPr>
            </w:tcPrChange>
          </w:tcPr>
          <w:p w:rsidRPr="00CA70D4" w:rsidR="00896AB0" w:rsidP="516FDCC0" w:rsidRDefault="002C3AD9" w14:paraId="31065090" w14:textId="4024942C">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7.1</w:t>
            </w:r>
            <w:ins w:author="Leroy Vieira" w:date="2026-04-29T08:57:59.343Z" w16du:dateUtc="2026-04-29T08:57:59.343Z" w:id="812992929">
              <w:r w:rsidRPr="516FDCC0" w:rsidR="5258E4D1">
                <w:rPr>
                  <w:rFonts w:ascii="Arial" w:hAnsi="Arial" w:cs="Arial"/>
                  <w:sz w:val="20"/>
                  <w:szCs w:val="20"/>
                  <w:lang w:eastAsia="en-IN"/>
                </w:rPr>
                <w:t>2</w:t>
              </w:r>
            </w:ins>
            <w:del w:author="Leroy Vieira" w:date="2026-04-29T08:57:59.178Z" w16du:dateUtc="2026-04-29T08:57:59.178Z" w:id="1341878184">
              <w:r w:rsidRPr="516FDCC0" w:rsidDel="52537C79">
                <w:rPr>
                  <w:rFonts w:ascii="Arial" w:hAnsi="Arial" w:cs="Arial"/>
                  <w:sz w:val="20"/>
                  <w:szCs w:val="20"/>
                  <w:lang w:eastAsia="en-IN"/>
                </w:rPr>
                <w:delText>0</w:delText>
              </w:r>
            </w:del>
          </w:p>
        </w:tc>
        <w:tc>
          <w:tcPr>
            <w:tcW w:w="1515" w:type="dxa"/>
            <w:noWrap/>
            <w:tcMar/>
            <w:vAlign w:val="center"/>
            <w:tcPrChange w:author="Leroy Vieira" w:date="2026-04-29T09:01:36.492Z" w:id="1763674209">
              <w:tcPr>
                <w:tcW w:w="1671" w:type="dxa"/>
                <w:tcMar/>
                <w:vAlign w:val="center"/>
              </w:tcPr>
            </w:tcPrChange>
          </w:tcPr>
          <w:p w:rsidRPr="00531B07" w:rsidR="00896AB0" w:rsidP="5AD9164B" w:rsidRDefault="00896AB0" w14:paraId="77CAC59C" w14:textId="6C87CE68">
            <w:pPr>
              <w:spacing w:before="120" w:beforeAutospacing="1" w:after="120" w:afterAutospacing="1"/>
              <w:rPr>
                <w:rFonts w:ascii="Arial" w:hAnsi="Arial" w:cs="Arial"/>
                <w:sz w:val="20"/>
                <w:szCs w:val="20"/>
                <w:lang w:eastAsia="en-IN"/>
              </w:rPr>
            </w:pPr>
            <w:r w:rsidRPr="00CA70D4">
              <w:rPr>
                <w:rFonts w:ascii="Arial" w:hAnsi="Arial" w:cs="Arial"/>
                <w:sz w:val="20"/>
                <w:szCs w:val="20"/>
                <w:lang w:eastAsia="en-IN"/>
              </w:rPr>
              <w:t>Auto Scoring</w:t>
            </w:r>
          </w:p>
        </w:tc>
        <w:tc>
          <w:tcPr>
            <w:tcW w:w="7350" w:type="dxa"/>
            <w:noWrap/>
            <w:tcMar/>
            <w:vAlign w:val="bottom"/>
            <w:tcPrChange w:author="Leroy Vieira" w:date="2026-04-29T09:01:36.492Z" w:id="840962979">
              <w:tcPr>
                <w:tcW w:w="7350" w:type="dxa"/>
                <w:tcMar/>
                <w:vAlign w:val="bottom"/>
              </w:tcPr>
            </w:tcPrChange>
          </w:tcPr>
          <w:p w:rsidRPr="00642739" w:rsidR="00896AB0" w:rsidP="00642739" w:rsidRDefault="00896AB0" w14:paraId="42186481" w14:textId="77777777">
            <w:pPr>
              <w:spacing w:before="120" w:beforeAutospacing="1" w:after="120" w:afterAutospacing="1"/>
              <w:rPr>
                <w:rFonts w:ascii="Arial" w:hAnsi="Arial" w:cs="Arial"/>
                <w:sz w:val="20"/>
                <w:szCs w:val="20"/>
                <w:lang w:val="en-US" w:eastAsia="en-IN"/>
              </w:rPr>
            </w:pPr>
            <w:r w:rsidRPr="005C76FD">
              <w:rPr>
                <w:rFonts w:ascii="Arial" w:hAnsi="Arial" w:cs="Arial"/>
                <w:sz w:val="20"/>
                <w:szCs w:val="20"/>
                <w:lang w:val="en-US" w:eastAsia="en-IN"/>
              </w:rPr>
              <w:t>Auto scoring evaluates supplier responses using predefined weights and scoring rules for criteria such as price, SLAs, and technical requirements. It allows consistent and objective comparison across suppliers and works best when responses are structured and measurable.</w:t>
            </w:r>
          </w:p>
          <w:p w:rsidRPr="00BF0E14" w:rsidR="00896AB0" w:rsidP="00642739" w:rsidRDefault="00896AB0" w14:paraId="390BDA6C" w14:textId="07038ACC">
            <w:pPr>
              <w:spacing w:before="120" w:beforeAutospacing="1" w:after="120" w:afterAutospacing="1"/>
              <w:rPr>
                <w:rFonts w:ascii="Arial" w:hAnsi="Arial" w:cs="Arial"/>
                <w:sz w:val="20"/>
                <w:szCs w:val="20"/>
                <w:lang w:val="en-US" w:eastAsia="en-IN"/>
              </w:rPr>
            </w:pPr>
            <w:r w:rsidRPr="005C76FD">
              <w:rPr>
                <w:rFonts w:ascii="Arial" w:hAnsi="Arial" w:cs="Arial"/>
                <w:sz w:val="20"/>
                <w:szCs w:val="20"/>
                <w:lang w:val="en-US" w:eastAsia="en-IN"/>
              </w:rPr>
              <w:t>By minimizing manual evaluation, auto scoring reduces effort for evaluators and speeds up decision-making, helping shorten the overall cycle time of the sourcing event.</w:t>
            </w:r>
          </w:p>
        </w:tc>
      </w:tr>
      <w:tr w:rsidRPr="00531B07" w:rsidR="00896AB0" w:rsidTr="516FDCC0" w14:paraId="2D1F4BA6" w14:textId="77777777">
        <w:trPr>
          <w:trHeight w:val="290"/>
          <w:trPrChange w:author="Leroy Vieira" w:date="2026-04-29T09:01:35.591Z" w16du:dateUtc="2026-04-29T09:01:35.591Z" w:id="153003888">
            <w:trPr>
              <w:trHeight w:val="290"/>
            </w:trPr>
          </w:trPrChange>
        </w:trPr>
        <w:tc>
          <w:tcPr>
            <w:tcW w:w="764" w:type="dxa"/>
            <w:tcMar/>
            <w:vAlign w:val="center"/>
            <w:tcPrChange w:author="Leroy Vieira" w:date="2026-04-29T09:01:36.492Z" w:id="980437186">
              <w:tcPr>
                <w:tcW w:w="608" w:type="dxa"/>
                <w:tcMar/>
                <w:vAlign w:val="center"/>
              </w:tcPr>
            </w:tcPrChange>
          </w:tcPr>
          <w:p w:rsidRPr="00531B07" w:rsidR="00896AB0" w:rsidP="516FDCC0" w:rsidRDefault="00896AB0" w14:paraId="65F3DD9F" w14:textId="2463E4A1">
            <w:pPr>
              <w:spacing w:before="120" w:beforeAutospacing="on" w:after="120" w:afterAutospacing="on"/>
              <w:rPr>
                <w:rFonts w:ascii="Arial" w:hAnsi="Arial" w:cs="Arial"/>
                <w:sz w:val="20"/>
                <w:szCs w:val="20"/>
                <w:lang w:eastAsia="en-IN"/>
              </w:rPr>
            </w:pPr>
            <w:r w:rsidRPr="516FDCC0" w:rsidR="7DB5DCAF">
              <w:rPr>
                <w:rFonts w:ascii="Arial" w:hAnsi="Arial" w:cs="Arial"/>
                <w:sz w:val="20"/>
                <w:szCs w:val="20"/>
                <w:lang w:eastAsia="en-IN"/>
              </w:rPr>
              <w:t>7.1</w:t>
            </w:r>
            <w:del w:author="Leroy Vieira" w:date="2026-04-29T08:58:05.933Z" w16du:dateUtc="2026-04-29T08:58:05.933Z" w:id="192628350">
              <w:r w:rsidRPr="516FDCC0" w:rsidDel="52537C79">
                <w:rPr>
                  <w:rFonts w:ascii="Arial" w:hAnsi="Arial" w:cs="Arial"/>
                  <w:sz w:val="20"/>
                  <w:szCs w:val="20"/>
                  <w:lang w:eastAsia="en-IN"/>
                </w:rPr>
                <w:delText>1</w:delText>
              </w:r>
            </w:del>
            <w:ins w:author="Leroy Vieira" w:date="2026-04-29T08:58:03.253Z" w16du:dateUtc="2026-04-29T08:58:03.253Z" w:id="1121641324">
              <w:r w:rsidRPr="516FDCC0" w:rsidR="42C26026">
                <w:rPr>
                  <w:rFonts w:ascii="Arial" w:hAnsi="Arial" w:cs="Arial"/>
                  <w:sz w:val="20"/>
                  <w:szCs w:val="20"/>
                  <w:lang w:eastAsia="en-IN"/>
                </w:rPr>
                <w:t>3</w:t>
              </w:r>
            </w:ins>
          </w:p>
        </w:tc>
        <w:tc>
          <w:tcPr>
            <w:tcW w:w="1515" w:type="dxa"/>
            <w:noWrap/>
            <w:tcMar/>
            <w:vAlign w:val="center"/>
            <w:tcPrChange w:author="Leroy Vieira" w:date="2026-04-29T09:01:36.492Z" w:id="602510186">
              <w:tcPr>
                <w:tcW w:w="1671" w:type="dxa"/>
                <w:tcMar/>
                <w:vAlign w:val="center"/>
              </w:tcPr>
            </w:tcPrChange>
          </w:tcPr>
          <w:p w:rsidRPr="00531B07" w:rsidR="00896AB0" w:rsidP="5AD9164B" w:rsidRDefault="00896AB0" w14:paraId="491D7B4B" w14:textId="5A4D63A0">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Publish Approvals</w:t>
            </w:r>
          </w:p>
        </w:tc>
        <w:tc>
          <w:tcPr>
            <w:tcW w:w="7350" w:type="dxa"/>
            <w:noWrap/>
            <w:tcMar/>
            <w:vAlign w:val="bottom"/>
            <w:tcPrChange w:author="Leroy Vieira" w:date="2026-04-29T09:01:36.493Z" w:id="938926637">
              <w:tcPr>
                <w:tcW w:w="7350" w:type="dxa"/>
                <w:tcMar/>
                <w:vAlign w:val="bottom"/>
              </w:tcPr>
            </w:tcPrChange>
          </w:tcPr>
          <w:p w:rsidRPr="00531B07" w:rsidR="00896AB0" w:rsidP="3A0D1FA5" w:rsidRDefault="00896AB0" w14:paraId="02CE045A" w14:textId="7DD6857E">
            <w:pPr>
              <w:spacing w:before="120" w:beforeAutospacing="on" w:after="120" w:afterAutospacing="on"/>
              <w:rPr>
                <w:rFonts w:ascii="Arial" w:hAnsi="Arial" w:cs="Arial"/>
                <w:sz w:val="20"/>
                <w:szCs w:val="20"/>
                <w:lang w:eastAsia="en-IN"/>
              </w:rPr>
            </w:pPr>
            <w:r w:rsidRPr="3A0D1FA5" w:rsidR="1DD8AC9F">
              <w:rPr>
                <w:rFonts w:ascii="Arial" w:hAnsi="Arial" w:cs="Arial"/>
                <w:sz w:val="20"/>
                <w:szCs w:val="20"/>
                <w:lang w:eastAsia="en-IN"/>
              </w:rPr>
              <w:t xml:space="preserve">This step triggers the Publish approval </w:t>
            </w:r>
            <w:ins w:author="Sandesh Jagtap" w:date="2026-02-10T09:11:46.509Z" w:id="1697790567">
              <w:r w:rsidRPr="3A0D1FA5" w:rsidR="70C8741A">
                <w:rPr>
                  <w:rFonts w:ascii="Arial" w:hAnsi="Arial" w:cs="Arial"/>
                  <w:sz w:val="20"/>
                  <w:szCs w:val="20"/>
                  <w:lang w:eastAsia="en-IN"/>
                </w:rPr>
                <w:t>for all sourcing events</w:t>
              </w:r>
            </w:ins>
            <w:ins w:author="Sandesh Jagtap" w:date="2026-02-10T09:12:02.682Z" w:id="496253962">
              <w:r w:rsidRPr="3A0D1FA5" w:rsidR="70C8741A">
                <w:rPr>
                  <w:rFonts w:ascii="Arial" w:hAnsi="Arial" w:cs="Arial"/>
                  <w:sz w:val="20"/>
                  <w:szCs w:val="20"/>
                  <w:lang w:eastAsia="en-IN"/>
                </w:rPr>
                <w:t>,</w:t>
              </w:r>
            </w:ins>
            <w:ins w:author="Sandesh Jagtap" w:date="2026-02-10T09:11:46.509Z" w:id="914529720">
              <w:r w:rsidRPr="3A0D1FA5" w:rsidR="70C8741A">
                <w:rPr>
                  <w:rFonts w:ascii="Arial" w:hAnsi="Arial" w:cs="Arial"/>
                  <w:sz w:val="20"/>
                  <w:szCs w:val="20"/>
                  <w:lang w:eastAsia="en-IN"/>
                </w:rPr>
                <w:t xml:space="preserve"> </w:t>
              </w:r>
            </w:ins>
            <w:r w:rsidRPr="3A0D1FA5" w:rsidR="1DD8AC9F">
              <w:rPr>
                <w:rFonts w:ascii="Arial" w:hAnsi="Arial" w:cs="Arial"/>
                <w:sz w:val="20"/>
                <w:szCs w:val="20"/>
                <w:lang w:eastAsia="en-IN"/>
              </w:rPr>
              <w:t xml:space="preserve">process based on the workflow configuration for centre managed commodities and services. </w:t>
            </w:r>
            <w:ins w:author="Nicholas Ramkumar" w:date="2026-02-10T11:12:57.905Z" w:id="56871460">
              <w:r w:rsidRPr="3A0D1FA5" w:rsidR="39164D0A">
                <w:rPr>
                  <w:rFonts w:ascii="Arial" w:hAnsi="Arial" w:cs="Arial"/>
                  <w:sz w:val="20"/>
                  <w:szCs w:val="20"/>
                  <w:lang w:eastAsia="en-IN"/>
                </w:rPr>
                <w:t>P</w:t>
              </w:r>
            </w:ins>
            <w:ins w:author="Nicholas Ramkumar" w:date="2026-02-10T11:13:00.18Z" w:id="328352540">
              <w:r w:rsidRPr="3A0D1FA5" w:rsidR="39164D0A">
                <w:rPr>
                  <w:rFonts w:ascii="Arial" w:hAnsi="Arial" w:cs="Arial"/>
                  <w:sz w:val="20"/>
                  <w:szCs w:val="20"/>
                  <w:lang w:eastAsia="en-IN"/>
                </w:rPr>
                <w:t>r</w:t>
              </w:r>
            </w:ins>
            <w:ins w:author="Nicholas Ramkumar" w:date="2026-02-10T11:12:57.905Z" w:id="329333160">
              <w:r w:rsidRPr="3A0D1FA5" w:rsidR="39164D0A">
                <w:rPr>
                  <w:rFonts w:ascii="Arial" w:hAnsi="Arial" w:cs="Arial"/>
                  <w:sz w:val="20"/>
                  <w:szCs w:val="20"/>
                  <w:lang w:eastAsia="en-IN"/>
                </w:rPr>
                <w:t>ocurement Heads at</w:t>
              </w:r>
            </w:ins>
            <w:ins w:author="Nicholas Ramkumar" w:date="2026-02-10T11:13:28.615Z" w:id="222292071">
              <w:r w:rsidRPr="3A0D1FA5" w:rsidR="39164D0A">
                <w:rPr>
                  <w:rFonts w:ascii="Arial" w:hAnsi="Arial" w:cs="Arial"/>
                  <w:sz w:val="20"/>
                  <w:szCs w:val="20"/>
                  <w:lang w:eastAsia="en-IN"/>
                </w:rPr>
                <w:t xml:space="preserve"> the Business Unit shall approve events for </w:t>
              </w:r>
              <w:r w:rsidRPr="3A0D1FA5" w:rsidR="39164D0A">
                <w:rPr>
                  <w:rFonts w:ascii="Arial" w:hAnsi="Arial" w:cs="Arial"/>
                  <w:sz w:val="20"/>
                  <w:szCs w:val="20"/>
                  <w:lang w:eastAsia="en-IN"/>
                </w:rPr>
                <w:t>non-</w:t>
              </w:r>
              <w:r w:rsidRPr="3A0D1FA5" w:rsidR="39164D0A">
                <w:rPr>
                  <w:rFonts w:ascii="Arial" w:hAnsi="Arial" w:cs="Arial"/>
                  <w:sz w:val="20"/>
                  <w:szCs w:val="20"/>
                  <w:lang w:eastAsia="en-IN"/>
                </w:rPr>
                <w:t>centre</w:t>
              </w:r>
              <w:r w:rsidRPr="3A0D1FA5" w:rsidR="39164D0A">
                <w:rPr>
                  <w:rFonts w:ascii="Arial" w:hAnsi="Arial" w:cs="Arial"/>
                  <w:sz w:val="20"/>
                  <w:szCs w:val="20"/>
                  <w:lang w:eastAsia="en-IN"/>
                </w:rPr>
                <w:t xml:space="preserve"> managed commodities/ services.</w:t>
              </w:r>
            </w:ins>
            <w:ins w:author="Nicholas Ramkumar" w:date="2026-02-10T11:12:57.905Z" w:id="1018650887">
              <w:r w:rsidRPr="3A0D1FA5" w:rsidR="39164D0A">
                <w:rPr>
                  <w:rFonts w:ascii="Arial" w:hAnsi="Arial" w:cs="Arial"/>
                  <w:sz w:val="20"/>
                  <w:szCs w:val="20"/>
                  <w:lang w:eastAsia="en-IN"/>
                </w:rPr>
                <w:t xml:space="preserve"> </w:t>
              </w:r>
            </w:ins>
          </w:p>
          <w:p w:rsidRPr="00531B07" w:rsidR="00896AB0" w:rsidP="5AD9164B" w:rsidRDefault="00896AB0" w14:paraId="350A4BBE" w14:textId="77777777">
            <w:pPr>
              <w:pStyle w:val="ListParagraph"/>
              <w:numPr>
                <w:ilvl w:val="0"/>
                <w:numId w:val="24"/>
              </w:numPr>
              <w:spacing w:before="120" w:beforeAutospacing="1" w:after="120" w:afterAutospacing="1"/>
              <w:rPr>
                <w:rFonts w:cs="Arial"/>
                <w:lang w:eastAsia="en-IN"/>
              </w:rPr>
            </w:pPr>
            <w:r w:rsidRPr="00531B07">
              <w:rPr>
                <w:rFonts w:cs="Arial"/>
                <w:lang w:eastAsia="en-IN"/>
              </w:rPr>
              <w:t>Business Approver (User Defined)</w:t>
            </w:r>
          </w:p>
          <w:p w:rsidRPr="00531B07" w:rsidR="00896AB0" w:rsidP="5AD9164B" w:rsidRDefault="00896AB0" w14:paraId="5439EFEC" w14:textId="18049928">
            <w:pPr>
              <w:pStyle w:val="ListParagraph"/>
              <w:numPr>
                <w:ilvl w:val="0"/>
                <w:numId w:val="24"/>
              </w:numPr>
              <w:spacing w:before="120" w:beforeAutospacing="1" w:after="120" w:afterAutospacing="1"/>
              <w:rPr>
                <w:rFonts w:cs="Arial"/>
                <w:lang w:eastAsia="en-IN"/>
              </w:rPr>
            </w:pPr>
            <w:r w:rsidRPr="00531B07">
              <w:rPr>
                <w:rFonts w:cs="Arial"/>
                <w:lang w:eastAsia="en-IN"/>
              </w:rPr>
              <w:t>Buyers</w:t>
            </w:r>
            <w:r w:rsidR="002A067B">
              <w:rPr>
                <w:rFonts w:cs="Arial"/>
                <w:lang w:eastAsia="en-IN"/>
              </w:rPr>
              <w:t xml:space="preserve"> </w:t>
            </w:r>
            <w:r w:rsidRPr="00531B07">
              <w:rPr>
                <w:rFonts w:cs="Arial"/>
                <w:lang w:eastAsia="en-IN"/>
              </w:rPr>
              <w:t>Manager</w:t>
            </w:r>
          </w:p>
          <w:p w:rsidRPr="00531B07" w:rsidR="00896AB0" w:rsidP="5AD9164B" w:rsidRDefault="00896AB0" w14:paraId="3B8F7939" w14:textId="77777777">
            <w:pPr>
              <w:spacing w:before="120" w:beforeAutospacing="1" w:after="120" w:afterAutospacing="1"/>
              <w:rPr>
                <w:rFonts w:ascii="Arial" w:hAnsi="Arial" w:cs="Arial"/>
                <w:sz w:val="20"/>
                <w:szCs w:val="20"/>
                <w:lang w:eastAsia="en-IN"/>
              </w:rPr>
            </w:pPr>
            <w:r w:rsidRPr="00531B07">
              <w:rPr>
                <w:rFonts w:ascii="Arial" w:hAnsi="Arial" w:cs="Arial"/>
                <w:sz w:val="20"/>
                <w:szCs w:val="20"/>
                <w:lang w:eastAsia="en-IN"/>
              </w:rPr>
              <w:t>Approval Outcomes:</w:t>
            </w:r>
          </w:p>
          <w:p w:rsidRPr="00531B07" w:rsidR="00896AB0" w:rsidP="5AD9164B" w:rsidRDefault="00896AB0" w14:paraId="72B6B2F0" w14:textId="6DEDCE59">
            <w:pPr>
              <w:pStyle w:val="ListParagraph"/>
              <w:numPr>
                <w:ilvl w:val="0"/>
                <w:numId w:val="25"/>
              </w:numPr>
              <w:spacing w:before="120" w:beforeAutospacing="1" w:after="120" w:afterAutospacing="1"/>
              <w:rPr>
                <w:rFonts w:cs="Arial"/>
                <w:lang w:eastAsia="en-IN"/>
              </w:rPr>
            </w:pPr>
            <w:r w:rsidRPr="00531B07">
              <w:rPr>
                <w:rFonts w:cs="Arial"/>
                <w:b/>
                <w:bCs/>
                <w:color w:val="00B050"/>
                <w:lang w:eastAsia="en-IN"/>
              </w:rPr>
              <w:t>Approved</w:t>
            </w:r>
            <w:r w:rsidRPr="00531B07">
              <w:rPr>
                <w:rFonts w:cs="Arial"/>
                <w:color w:val="00B050"/>
                <w:lang w:eastAsia="en-IN"/>
              </w:rPr>
              <w:t xml:space="preserve"> </w:t>
            </w:r>
            <w:r w:rsidRPr="00531B07">
              <w:rPr>
                <w:rFonts w:cs="Arial"/>
                <w:lang w:eastAsia="en-IN"/>
              </w:rPr>
              <w:t>– The sourcing event is published, and the event is live.</w:t>
            </w:r>
          </w:p>
          <w:p w:rsidRPr="00531B07" w:rsidR="00896AB0" w:rsidP="5AD9164B" w:rsidRDefault="00896AB0" w14:paraId="72407040" w14:textId="5F854FF3">
            <w:pPr>
              <w:pStyle w:val="ListParagraph"/>
              <w:numPr>
                <w:ilvl w:val="0"/>
                <w:numId w:val="25"/>
              </w:numPr>
              <w:spacing w:before="120" w:beforeAutospacing="1" w:after="120" w:afterAutospacing="1"/>
              <w:rPr>
                <w:rFonts w:cs="Arial"/>
                <w:lang w:eastAsia="en-IN"/>
              </w:rPr>
            </w:pPr>
            <w:r w:rsidRPr="00531B07">
              <w:rPr>
                <w:rFonts w:cs="Arial"/>
                <w:b/>
                <w:bCs/>
                <w:color w:val="EE0000"/>
                <w:lang w:eastAsia="en-IN"/>
              </w:rPr>
              <w:t>Rejected</w:t>
            </w:r>
            <w:r w:rsidRPr="00531B07">
              <w:rPr>
                <w:rFonts w:cs="Arial"/>
                <w:color w:val="EE0000"/>
                <w:lang w:eastAsia="en-IN"/>
              </w:rPr>
              <w:t xml:space="preserve"> </w:t>
            </w:r>
            <w:r w:rsidRPr="00531B07">
              <w:rPr>
                <w:rFonts w:cs="Arial"/>
                <w:lang w:eastAsia="en-IN"/>
              </w:rPr>
              <w:t>– The system records the rejection comments and notifies the buyer, who can correct and resubmit the event for publish approvals again.</w:t>
            </w:r>
          </w:p>
        </w:tc>
      </w:tr>
      <w:tr w:rsidRPr="00531B07" w:rsidR="00896AB0" w:rsidTr="516FDCC0" w14:paraId="0B98BD45" w14:textId="77777777">
        <w:trPr>
          <w:trHeight w:val="290"/>
          <w:trPrChange w:author="Leroy Vieira" w:date="2026-04-29T09:01:35.592Z" w16du:dateUtc="2026-04-29T09:01:35.592Z" w:id="153267502">
            <w:trPr>
              <w:trHeight w:val="290"/>
            </w:trPr>
          </w:trPrChange>
        </w:trPr>
        <w:tc>
          <w:tcPr>
            <w:tcW w:w="764" w:type="dxa"/>
            <w:tcMar/>
            <w:vAlign w:val="center"/>
            <w:tcPrChange w:author="Leroy Vieira" w:date="2026-04-29T09:01:36.493Z" w:id="1874605911">
              <w:tcPr>
                <w:tcW w:w="608" w:type="dxa"/>
                <w:tcMar/>
                <w:vAlign w:val="center"/>
              </w:tcPr>
            </w:tcPrChange>
          </w:tcPr>
          <w:p w:rsidRPr="00531B07" w:rsidR="00896AB0" w:rsidP="516FDCC0" w:rsidRDefault="002C3AD9" w14:paraId="62DD4295" w14:textId="10B70CF6">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7.1</w:t>
            </w:r>
            <w:ins w:author="Leroy Vieira" w:date="2026-04-29T08:58:09.978Z" w16du:dateUtc="2026-04-29T08:58:09.978Z" w:id="1790627457">
              <w:r w:rsidRPr="516FDCC0" w:rsidR="25FE4471">
                <w:rPr>
                  <w:rFonts w:ascii="Arial" w:hAnsi="Arial" w:cs="Arial"/>
                  <w:sz w:val="20"/>
                  <w:szCs w:val="20"/>
                  <w:lang w:eastAsia="en-IN"/>
                </w:rPr>
                <w:t>4</w:t>
              </w:r>
            </w:ins>
            <w:del w:author="Leroy Vieira" w:date="2026-04-29T08:58:09.886Z" w16du:dateUtc="2026-04-29T08:58:09.886Z" w:id="500890397">
              <w:r w:rsidRPr="516FDCC0" w:rsidDel="52537C79">
                <w:rPr>
                  <w:rFonts w:ascii="Arial" w:hAnsi="Arial" w:cs="Arial"/>
                  <w:sz w:val="20"/>
                  <w:szCs w:val="20"/>
                  <w:lang w:eastAsia="en-IN"/>
                </w:rPr>
                <w:delText>2</w:delText>
              </w:r>
            </w:del>
          </w:p>
        </w:tc>
        <w:tc>
          <w:tcPr>
            <w:tcW w:w="1515" w:type="dxa"/>
            <w:noWrap/>
            <w:tcMar/>
            <w:vAlign w:val="center"/>
            <w:hideMark/>
            <w:tcPrChange w:author="Leroy Vieira" w:date="2026-04-29T09:01:36.493Z" w:id="127294123">
              <w:tcPr>
                <w:tcW w:w="1671" w:type="dxa"/>
                <w:tcMar/>
                <w:vAlign w:val="center"/>
              </w:tcPr>
            </w:tcPrChange>
          </w:tcPr>
          <w:p w:rsidRPr="00531B07" w:rsidR="00896AB0" w:rsidP="5AD9164B" w:rsidRDefault="00896AB0" w14:paraId="0E1A54B4" w14:textId="5789F733">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Supplier to receive invitation via email</w:t>
            </w:r>
          </w:p>
        </w:tc>
        <w:tc>
          <w:tcPr>
            <w:tcW w:w="7350" w:type="dxa"/>
            <w:noWrap/>
            <w:tcMar/>
            <w:vAlign w:val="bottom"/>
            <w:hideMark/>
            <w:tcPrChange w:author="Leroy Vieira" w:date="2026-04-29T09:01:36.493Z" w:id="47862435">
              <w:tcPr>
                <w:tcW w:w="7350" w:type="dxa"/>
                <w:tcMar/>
                <w:vAlign w:val="bottom"/>
              </w:tcPr>
            </w:tcPrChange>
          </w:tcPr>
          <w:p w:rsidRPr="00531B07" w:rsidR="00896AB0" w:rsidP="5AD9164B" w:rsidRDefault="00896AB0" w14:paraId="2330361D" w14:textId="564CE688">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The Supplier receives an invitation email for participating in the event and viewing the event details. The email includes system generated OTP for accessing the event.</w:t>
            </w:r>
          </w:p>
        </w:tc>
      </w:tr>
      <w:tr w:rsidRPr="00531B07" w:rsidR="00896AB0" w:rsidTr="516FDCC0" w14:paraId="447477DF" w14:textId="77777777">
        <w:trPr>
          <w:trHeight w:val="290"/>
          <w:trPrChange w:author="Leroy Vieira" w:date="2026-04-29T09:01:35.593Z" w16du:dateUtc="2026-04-29T09:01:35.593Z" w:id="1929760223">
            <w:trPr>
              <w:trHeight w:val="290"/>
            </w:trPr>
          </w:trPrChange>
        </w:trPr>
        <w:tc>
          <w:tcPr>
            <w:tcW w:w="764" w:type="dxa"/>
            <w:tcMar/>
            <w:vAlign w:val="center"/>
            <w:tcPrChange w:author="Leroy Vieira" w:date="2026-04-29T09:01:36.493Z" w:id="1035784754">
              <w:tcPr>
                <w:tcW w:w="608" w:type="dxa"/>
                <w:tcMar/>
                <w:vAlign w:val="center"/>
              </w:tcPr>
            </w:tcPrChange>
          </w:tcPr>
          <w:p w:rsidRPr="00EF10B9" w:rsidR="00896AB0" w:rsidP="516FDCC0" w:rsidRDefault="002C3AD9" w14:paraId="67D7DE3A" w14:textId="267086C7">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7.1</w:t>
            </w:r>
            <w:ins w:author="Leroy Vieira" w:date="2026-04-29T08:58:17.797Z" w16du:dateUtc="2026-04-29T08:58:17.797Z" w:id="1767875909">
              <w:r w:rsidRPr="516FDCC0" w:rsidR="06FFC22E">
                <w:rPr>
                  <w:rFonts w:ascii="Arial" w:hAnsi="Arial" w:cs="Arial"/>
                  <w:sz w:val="20"/>
                  <w:szCs w:val="20"/>
                  <w:lang w:eastAsia="en-IN"/>
                </w:rPr>
                <w:t>5</w:t>
              </w:r>
            </w:ins>
            <w:del w:author="Leroy Vieira" w:date="2026-04-29T08:58:13.075Z" w16du:dateUtc="2026-04-29T08:58:13.075Z" w:id="2095932353">
              <w:r w:rsidRPr="516FDCC0" w:rsidDel="52537C79">
                <w:rPr>
                  <w:rFonts w:ascii="Arial" w:hAnsi="Arial" w:cs="Arial"/>
                  <w:sz w:val="20"/>
                  <w:szCs w:val="20"/>
                  <w:lang w:eastAsia="en-IN"/>
                </w:rPr>
                <w:delText>3</w:delText>
              </w:r>
            </w:del>
          </w:p>
        </w:tc>
        <w:tc>
          <w:tcPr>
            <w:tcW w:w="1515" w:type="dxa"/>
            <w:noWrap/>
            <w:tcMar/>
            <w:vAlign w:val="center"/>
            <w:tcPrChange w:author="Leroy Vieira" w:date="2026-04-29T09:01:36.493Z" w:id="160266513">
              <w:tcPr>
                <w:tcW w:w="1671" w:type="dxa"/>
                <w:tcMar/>
                <w:vAlign w:val="center"/>
              </w:tcPr>
            </w:tcPrChange>
          </w:tcPr>
          <w:p w:rsidRPr="00951DA8" w:rsidR="00896AB0" w:rsidP="00951DA8" w:rsidRDefault="00896AB0" w14:paraId="42821D70" w14:textId="5D502CE9">
            <w:pPr>
              <w:spacing w:before="120" w:beforeAutospacing="1" w:after="120" w:afterAutospacing="1"/>
              <w:rPr>
                <w:rFonts w:ascii="Arial" w:hAnsi="Arial" w:cs="Arial"/>
                <w:sz w:val="20"/>
                <w:szCs w:val="20"/>
                <w:lang w:eastAsia="en-IN"/>
              </w:rPr>
            </w:pPr>
            <w:r w:rsidRPr="00EF10B9">
              <w:rPr>
                <w:rFonts w:ascii="Arial" w:hAnsi="Arial" w:cs="Arial"/>
                <w:sz w:val="20"/>
                <w:szCs w:val="20"/>
                <w:lang w:eastAsia="en-IN"/>
              </w:rPr>
              <w:t>Terms &amp; Conditions</w:t>
            </w:r>
            <w:r>
              <w:rPr>
                <w:rFonts w:ascii="Arial" w:hAnsi="Arial" w:cs="Arial"/>
                <w:sz w:val="20"/>
                <w:szCs w:val="20"/>
                <w:lang w:eastAsia="en-IN"/>
              </w:rPr>
              <w:t xml:space="preserve"> </w:t>
            </w:r>
          </w:p>
        </w:tc>
        <w:tc>
          <w:tcPr>
            <w:tcW w:w="7350" w:type="dxa"/>
            <w:noWrap/>
            <w:tcMar/>
            <w:vAlign w:val="bottom"/>
            <w:tcPrChange w:author="Leroy Vieira" w:date="2026-04-29T09:01:36.493Z" w:id="500720998">
              <w:tcPr>
                <w:tcW w:w="7350" w:type="dxa"/>
                <w:tcMar/>
                <w:vAlign w:val="bottom"/>
              </w:tcPr>
            </w:tcPrChange>
          </w:tcPr>
          <w:p w:rsidR="00896AB0" w:rsidP="269F9AE6" w:rsidRDefault="00896AB0" w14:paraId="45FF0AAE" w14:textId="5B08BE0E">
            <w:pPr>
              <w:spacing w:before="120" w:beforeAutospacing="1" w:after="120" w:afterAutospacing="1"/>
              <w:jc w:val="both"/>
              <w:rPr>
                <w:rFonts w:ascii="Arial" w:hAnsi="Arial" w:cs="Arial"/>
                <w:sz w:val="20"/>
                <w:szCs w:val="20"/>
                <w:lang w:eastAsia="en-IN"/>
              </w:rPr>
            </w:pPr>
            <w:r w:rsidRPr="00EF10B9">
              <w:rPr>
                <w:rFonts w:ascii="Arial" w:hAnsi="Arial" w:cs="Arial"/>
                <w:sz w:val="20"/>
                <w:szCs w:val="20"/>
                <w:lang w:eastAsia="en-IN"/>
              </w:rPr>
              <w:t xml:space="preserve">Acceptance of T&amp;C </w:t>
            </w:r>
            <w:r>
              <w:rPr>
                <w:rFonts w:ascii="Arial" w:hAnsi="Arial" w:cs="Arial"/>
                <w:sz w:val="20"/>
                <w:szCs w:val="20"/>
                <w:lang w:eastAsia="en-IN"/>
              </w:rPr>
              <w:t xml:space="preserve">can be skipped by </w:t>
            </w:r>
            <w:r w:rsidRPr="00EF10B9">
              <w:rPr>
                <w:rFonts w:ascii="Arial" w:hAnsi="Arial" w:cs="Arial"/>
                <w:sz w:val="20"/>
                <w:szCs w:val="20"/>
                <w:lang w:eastAsia="en-IN"/>
              </w:rPr>
              <w:t>suppliers to access or participate in the event.</w:t>
            </w:r>
          </w:p>
          <w:p w:rsidRPr="00531B07" w:rsidR="00896AB0" w:rsidP="269F9AE6" w:rsidRDefault="00896AB0" w14:paraId="14B0247C" w14:textId="2DF06E1B">
            <w:pPr>
              <w:spacing w:before="120" w:beforeAutospacing="1" w:after="120" w:afterAutospacing="1"/>
              <w:jc w:val="both"/>
              <w:rPr>
                <w:rFonts w:ascii="Arial" w:hAnsi="Arial" w:cs="Arial"/>
                <w:sz w:val="20"/>
                <w:szCs w:val="20"/>
                <w:lang w:eastAsia="en-IN"/>
              </w:rPr>
            </w:pPr>
            <w:r>
              <w:rPr>
                <w:rFonts w:ascii="Arial" w:hAnsi="Arial" w:cs="Arial"/>
                <w:sz w:val="20"/>
                <w:szCs w:val="20"/>
                <w:lang w:eastAsia="en-IN"/>
              </w:rPr>
              <w:t>T&amp;C / NDA</w:t>
            </w:r>
            <w:r w:rsidRPr="00EF10B9">
              <w:rPr>
                <w:rFonts w:ascii="Arial" w:hAnsi="Arial" w:cs="Arial"/>
                <w:sz w:val="20"/>
                <w:szCs w:val="20"/>
                <w:lang w:eastAsia="en-IN"/>
              </w:rPr>
              <w:t xml:space="preserve"> </w:t>
            </w:r>
            <w:r>
              <w:rPr>
                <w:rFonts w:ascii="Arial" w:hAnsi="Arial" w:cs="Arial"/>
                <w:sz w:val="20"/>
                <w:szCs w:val="20"/>
                <w:lang w:eastAsia="en-IN"/>
              </w:rPr>
              <w:t>are</w:t>
            </w:r>
            <w:r w:rsidRPr="00EF10B9">
              <w:rPr>
                <w:rFonts w:ascii="Arial" w:hAnsi="Arial" w:cs="Arial"/>
                <w:sz w:val="20"/>
                <w:szCs w:val="20"/>
                <w:lang w:eastAsia="en-IN"/>
              </w:rPr>
              <w:t xml:space="preserve"> shared with suppliers as </w:t>
            </w:r>
            <w:r w:rsidRPr="00EF10B9">
              <w:rPr>
                <w:rFonts w:ascii="Arial" w:hAnsi="Arial" w:cs="Arial"/>
                <w:b/>
                <w:bCs/>
                <w:sz w:val="20"/>
                <w:szCs w:val="20"/>
                <w:lang w:eastAsia="en-IN"/>
              </w:rPr>
              <w:t>attachments</w:t>
            </w:r>
            <w:r w:rsidRPr="00EF10B9">
              <w:rPr>
                <w:rFonts w:ascii="Arial" w:hAnsi="Arial" w:cs="Arial"/>
                <w:sz w:val="20"/>
                <w:szCs w:val="20"/>
                <w:lang w:eastAsia="en-IN"/>
              </w:rPr>
              <w:t xml:space="preserve"> within the event</w:t>
            </w:r>
            <w:r>
              <w:rPr>
                <w:rFonts w:ascii="Arial" w:hAnsi="Arial" w:cs="Arial"/>
                <w:sz w:val="20"/>
                <w:szCs w:val="20"/>
                <w:lang w:eastAsia="en-IN"/>
              </w:rPr>
              <w:t xml:space="preserve"> where they can sign and attach the document. This can be marked as mandatory as per the business requirement.</w:t>
            </w:r>
          </w:p>
        </w:tc>
      </w:tr>
      <w:tr w:rsidRPr="00531B07" w:rsidR="00896AB0" w:rsidTr="516FDCC0" w14:paraId="4E6B54A0" w14:textId="77777777">
        <w:trPr>
          <w:trHeight w:val="290"/>
          <w:trPrChange w:author="Leroy Vieira" w:date="2026-04-29T09:01:35.594Z" w16du:dateUtc="2026-04-29T09:01:35.594Z" w:id="1724204380">
            <w:trPr>
              <w:trHeight w:val="290"/>
            </w:trPr>
          </w:trPrChange>
        </w:trPr>
        <w:tc>
          <w:tcPr>
            <w:tcW w:w="764" w:type="dxa"/>
            <w:tcMar/>
            <w:vAlign w:val="center"/>
            <w:tcPrChange w:author="Leroy Vieira" w:date="2026-04-29T09:01:36.493Z" w:id="2041566346">
              <w:tcPr>
                <w:tcW w:w="608" w:type="dxa"/>
                <w:tcMar/>
                <w:vAlign w:val="center"/>
              </w:tcPr>
            </w:tcPrChange>
          </w:tcPr>
          <w:p w:rsidRPr="00E31309" w:rsidR="00896AB0" w:rsidP="516FDCC0" w:rsidRDefault="002C3AD9" w14:paraId="330C70D4" w14:textId="1DD393D3">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7.1</w:t>
            </w:r>
            <w:ins w:author="Leroy Vieira" w:date="2026-04-29T08:58:28.349Z" w16du:dateUtc="2026-04-29T08:58:28.349Z" w:id="794882520">
              <w:r w:rsidRPr="516FDCC0" w:rsidR="23FAB329">
                <w:rPr>
                  <w:rFonts w:ascii="Arial" w:hAnsi="Arial" w:cs="Arial"/>
                  <w:sz w:val="20"/>
                  <w:szCs w:val="20"/>
                  <w:lang w:eastAsia="en-IN"/>
                </w:rPr>
                <w:t>6</w:t>
              </w:r>
            </w:ins>
            <w:del w:author="Leroy Vieira" w:date="2026-04-29T08:58:28.23Z" w16du:dateUtc="2026-04-29T08:58:28.23Z" w:id="465305171">
              <w:r w:rsidRPr="516FDCC0" w:rsidDel="52537C79">
                <w:rPr>
                  <w:rFonts w:ascii="Arial" w:hAnsi="Arial" w:cs="Arial"/>
                  <w:sz w:val="20"/>
                  <w:szCs w:val="20"/>
                  <w:lang w:eastAsia="en-IN"/>
                </w:rPr>
                <w:delText>4</w:delText>
              </w:r>
            </w:del>
          </w:p>
        </w:tc>
        <w:tc>
          <w:tcPr>
            <w:tcW w:w="1515" w:type="dxa"/>
            <w:noWrap/>
            <w:tcMar/>
            <w:vAlign w:val="center"/>
            <w:hideMark/>
            <w:tcPrChange w:author="Leroy Vieira" w:date="2026-04-29T09:01:36.494Z" w:id="234979774">
              <w:tcPr>
                <w:tcW w:w="1671" w:type="dxa"/>
                <w:tcMar/>
                <w:vAlign w:val="center"/>
              </w:tcPr>
            </w:tcPrChange>
          </w:tcPr>
          <w:p w:rsidR="00896AB0" w:rsidP="5AD9164B" w:rsidRDefault="00896AB0" w14:paraId="3744AF30" w14:textId="5F755360">
            <w:pPr>
              <w:spacing w:before="120" w:beforeAutospacing="1" w:after="120" w:afterAutospacing="1"/>
              <w:rPr>
                <w:rFonts w:ascii="Arial" w:hAnsi="Arial" w:cs="Arial"/>
                <w:sz w:val="20"/>
                <w:szCs w:val="20"/>
                <w:lang w:eastAsia="en-IN"/>
              </w:rPr>
            </w:pPr>
            <w:r w:rsidRPr="00E31309">
              <w:rPr>
                <w:rFonts w:ascii="Arial" w:hAnsi="Arial" w:cs="Arial"/>
                <w:sz w:val="20"/>
                <w:szCs w:val="20"/>
                <w:lang w:eastAsia="en-IN"/>
              </w:rPr>
              <w:t>Response Entry</w:t>
            </w:r>
          </w:p>
          <w:p w:rsidRPr="00531B07" w:rsidR="00896AB0" w:rsidP="5AD9164B" w:rsidRDefault="00896AB0" w14:paraId="42238E21" w14:textId="7E74BE9F">
            <w:pPr>
              <w:spacing w:before="120" w:beforeAutospacing="1" w:after="120" w:afterAutospacing="1"/>
              <w:rPr>
                <w:rFonts w:ascii="Arial" w:hAnsi="Arial" w:cs="Arial"/>
                <w:b/>
                <w:bCs/>
                <w:sz w:val="20"/>
                <w:szCs w:val="20"/>
                <w:lang w:eastAsia="en-IN"/>
              </w:rPr>
            </w:pPr>
          </w:p>
        </w:tc>
        <w:tc>
          <w:tcPr>
            <w:tcW w:w="7350" w:type="dxa"/>
            <w:noWrap/>
            <w:tcMar/>
            <w:vAlign w:val="bottom"/>
            <w:hideMark/>
            <w:tcPrChange w:author="Leroy Vieira" w:date="2026-04-29T09:01:36.494Z" w:id="641141386">
              <w:tcPr>
                <w:tcW w:w="7350" w:type="dxa"/>
                <w:tcMar/>
                <w:vAlign w:val="bottom"/>
              </w:tcPr>
            </w:tcPrChange>
          </w:tcPr>
          <w:p w:rsidR="00896AB0" w:rsidP="00E31309" w:rsidRDefault="00896AB0" w14:paraId="2BA5EB7D" w14:textId="77777777">
            <w:pPr>
              <w:spacing w:before="120" w:beforeAutospacing="1" w:after="120" w:afterAutospacing="1"/>
              <w:jc w:val="both"/>
              <w:rPr>
                <w:rFonts w:ascii="Arial" w:hAnsi="Arial" w:cs="Arial"/>
                <w:sz w:val="20"/>
                <w:szCs w:val="20"/>
                <w:lang w:val="en-US" w:eastAsia="en-IN"/>
              </w:rPr>
            </w:pPr>
            <w:r w:rsidRPr="00E31309">
              <w:rPr>
                <w:rFonts w:ascii="Arial" w:hAnsi="Arial" w:cs="Arial"/>
                <w:sz w:val="20"/>
                <w:szCs w:val="20"/>
                <w:lang w:val="en-US" w:eastAsia="en-IN"/>
              </w:rPr>
              <w:t xml:space="preserve">Suppliers can access the event by selecting </w:t>
            </w:r>
            <w:r w:rsidRPr="00E31309">
              <w:rPr>
                <w:rFonts w:ascii="Arial" w:hAnsi="Arial" w:cs="Arial"/>
                <w:b/>
                <w:bCs/>
                <w:sz w:val="20"/>
                <w:szCs w:val="20"/>
                <w:lang w:val="en-US" w:eastAsia="en-IN"/>
              </w:rPr>
              <w:t>“Enter Response”</w:t>
            </w:r>
            <w:r w:rsidRPr="00E31309">
              <w:rPr>
                <w:rFonts w:ascii="Arial" w:hAnsi="Arial" w:cs="Arial"/>
                <w:sz w:val="20"/>
                <w:szCs w:val="20"/>
                <w:lang w:val="en-US" w:eastAsia="en-IN"/>
              </w:rPr>
              <w:t xml:space="preserve"> and proceed to submit their responses. The event timeline is displayed on the top-right corner, indicating the remaining time before event closure.</w:t>
            </w:r>
          </w:p>
          <w:p w:rsidRPr="00E31309" w:rsidR="00896AB0" w:rsidP="00E31309" w:rsidRDefault="00896AB0" w14:paraId="0DC4B017" w14:textId="3D641C93">
            <w:pPr>
              <w:spacing w:before="120" w:beforeAutospacing="1" w:after="120" w:afterAutospacing="1"/>
              <w:jc w:val="both"/>
              <w:rPr>
                <w:rFonts w:ascii="Arial" w:hAnsi="Arial" w:cs="Arial"/>
                <w:sz w:val="20"/>
                <w:szCs w:val="20"/>
                <w:lang w:val="en-US" w:eastAsia="en-IN"/>
              </w:rPr>
            </w:pPr>
            <w:r w:rsidRPr="00531B07">
              <w:rPr>
                <w:rFonts w:ascii="Arial" w:hAnsi="Arial" w:cs="Arial"/>
                <w:noProof/>
              </w:rPr>
              <w:lastRenderedPageBreak/>
              <w:drawing>
                <wp:inline distT="0" distB="0" distL="0" distR="0" wp14:anchorId="44A906DF" wp14:editId="23798031">
                  <wp:extent cx="3517774" cy="1684630"/>
                  <wp:effectExtent l="0" t="0" r="0" b="0"/>
                  <wp:docPr id="127598530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76655" name="Picture 19" descr="A screenshot of a computer&#10;&#10;AI-generated content may be incorrect."/>
                          <pic:cNvPicPr/>
                        </pic:nvPicPr>
                        <pic:blipFill>
                          <a:blip r:embed="rId44" cstate="print">
                            <a:extLst>
                              <a:ext uri="{28A0092B-C50C-407E-A947-70E740481C1C}">
                                <a14:useLocalDpi xmlns:a14="http://schemas.microsoft.com/office/drawing/2010/main"/>
                              </a:ext>
                            </a:extLst>
                          </a:blip>
                          <a:stretch>
                            <a:fillRect/>
                          </a:stretch>
                        </pic:blipFill>
                        <pic:spPr>
                          <a:xfrm>
                            <a:off x="0" y="0"/>
                            <a:ext cx="3517774" cy="1684630"/>
                          </a:xfrm>
                          <a:prstGeom prst="rect">
                            <a:avLst/>
                          </a:prstGeom>
                          <a:ln>
                            <a:solidFill>
                              <a:schemeClr val="tx1"/>
                            </a:solidFill>
                          </a:ln>
                        </pic:spPr>
                      </pic:pic>
                    </a:graphicData>
                  </a:graphic>
                </wp:inline>
              </w:drawing>
            </w:r>
          </w:p>
          <w:p w:rsidRPr="005C76FD" w:rsidR="00896AB0" w:rsidP="5AD9164B" w:rsidRDefault="00896AB0" w14:paraId="7471BF2C" w14:textId="145DB32C">
            <w:pPr>
              <w:spacing w:before="120" w:beforeAutospacing="1" w:after="120" w:afterAutospacing="1"/>
              <w:jc w:val="both"/>
              <w:rPr>
                <w:rFonts w:ascii="Arial" w:hAnsi="Arial" w:cs="Arial"/>
                <w:sz w:val="20"/>
                <w:szCs w:val="20"/>
                <w:lang w:val="en-US" w:eastAsia="en-IN"/>
              </w:rPr>
            </w:pPr>
            <w:r w:rsidRPr="00E31309">
              <w:rPr>
                <w:rFonts w:ascii="Arial" w:hAnsi="Arial" w:cs="Arial"/>
                <w:sz w:val="20"/>
                <w:szCs w:val="20"/>
                <w:lang w:val="en-US" w:eastAsia="en-IN"/>
              </w:rPr>
              <w:t xml:space="preserve">Suppliers can review </w:t>
            </w:r>
            <w:r w:rsidRPr="00E31309">
              <w:rPr>
                <w:rFonts w:ascii="Arial" w:hAnsi="Arial" w:cs="Arial"/>
                <w:b/>
                <w:bCs/>
                <w:sz w:val="20"/>
                <w:szCs w:val="20"/>
                <w:lang w:val="en-US" w:eastAsia="en-IN"/>
              </w:rPr>
              <w:t>Event Information</w:t>
            </w:r>
            <w:r w:rsidRPr="00E31309">
              <w:rPr>
                <w:rFonts w:ascii="Arial" w:hAnsi="Arial" w:cs="Arial"/>
                <w:sz w:val="20"/>
                <w:szCs w:val="20"/>
                <w:lang w:val="en-US" w:eastAsia="en-IN"/>
              </w:rPr>
              <w:t xml:space="preserve">, </w:t>
            </w:r>
            <w:r w:rsidRPr="00E31309">
              <w:rPr>
                <w:rFonts w:ascii="Arial" w:hAnsi="Arial" w:cs="Arial"/>
                <w:b/>
                <w:bCs/>
                <w:sz w:val="20"/>
                <w:szCs w:val="20"/>
                <w:lang w:val="en-US" w:eastAsia="en-IN"/>
              </w:rPr>
              <w:t>Bidding Rules</w:t>
            </w:r>
            <w:r w:rsidRPr="00E31309">
              <w:rPr>
                <w:rFonts w:ascii="Arial" w:hAnsi="Arial" w:cs="Arial"/>
                <w:sz w:val="20"/>
                <w:szCs w:val="20"/>
                <w:lang w:val="en-US" w:eastAsia="en-IN"/>
              </w:rPr>
              <w:t xml:space="preserve">, and </w:t>
            </w:r>
            <w:r w:rsidRPr="00E31309">
              <w:rPr>
                <w:rFonts w:ascii="Arial" w:hAnsi="Arial" w:cs="Arial"/>
                <w:b/>
                <w:bCs/>
                <w:sz w:val="20"/>
                <w:szCs w:val="20"/>
                <w:lang w:val="en-US" w:eastAsia="en-IN"/>
              </w:rPr>
              <w:t>User Attachments</w:t>
            </w:r>
            <w:r w:rsidRPr="00E31309">
              <w:rPr>
                <w:rFonts w:ascii="Arial" w:hAnsi="Arial" w:cs="Arial"/>
                <w:sz w:val="20"/>
                <w:szCs w:val="20"/>
                <w:lang w:val="en-US" w:eastAsia="en-IN"/>
              </w:rPr>
              <w:t xml:space="preserve"> provided by the Procurement Admin (Buyer). They can respond to all questions, forms, and item-level requirements as configured in the event</w:t>
            </w:r>
            <w:r w:rsidR="00BF0E14">
              <w:rPr>
                <w:rFonts w:ascii="Arial" w:hAnsi="Arial" w:cs="Arial"/>
                <w:sz w:val="20"/>
                <w:szCs w:val="20"/>
                <w:lang w:val="en-US" w:eastAsia="en-IN"/>
              </w:rPr>
              <w:t>.</w:t>
            </w:r>
          </w:p>
          <w:p w:rsidRPr="00531B07" w:rsidR="00896AB0" w:rsidP="5AD9164B" w:rsidRDefault="00896AB0" w14:paraId="25DA9AA4" w14:textId="4325F979">
            <w:pPr>
              <w:spacing w:before="120" w:beforeAutospacing="1" w:after="120" w:afterAutospacing="1"/>
              <w:jc w:val="both"/>
              <w:rPr>
                <w:rFonts w:ascii="Arial" w:hAnsi="Arial" w:cs="Arial"/>
                <w:sz w:val="20"/>
                <w:szCs w:val="20"/>
                <w:lang w:eastAsia="en-IN"/>
              </w:rPr>
            </w:pPr>
          </w:p>
        </w:tc>
      </w:tr>
      <w:tr w:rsidRPr="00531B07" w:rsidR="00896AB0" w:rsidTr="516FDCC0" w14:paraId="679B12A9" w14:textId="77777777">
        <w:trPr>
          <w:trHeight w:val="290"/>
          <w:trPrChange w:author="Leroy Vieira" w:date="2026-04-29T09:01:35.595Z" w16du:dateUtc="2026-04-29T09:01:35.595Z" w:id="1452832769">
            <w:trPr>
              <w:trHeight w:val="290"/>
            </w:trPr>
          </w:trPrChange>
        </w:trPr>
        <w:tc>
          <w:tcPr>
            <w:tcW w:w="764" w:type="dxa"/>
            <w:tcMar/>
            <w:vAlign w:val="center"/>
            <w:tcPrChange w:author="Leroy Vieira" w:date="2026-04-29T09:01:36.494Z" w:id="1041910702">
              <w:tcPr>
                <w:tcW w:w="608" w:type="dxa"/>
                <w:tcMar/>
                <w:vAlign w:val="center"/>
              </w:tcPr>
            </w:tcPrChange>
          </w:tcPr>
          <w:p w:rsidRPr="00531B07" w:rsidR="00896AB0" w:rsidP="516FDCC0" w:rsidRDefault="002C3AD9" w14:paraId="6AD8556C" w14:textId="0DDD76C2">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7.1</w:t>
            </w:r>
            <w:ins w:author="Leroy Vieira" w:date="2026-04-29T08:58:34.415Z" w16du:dateUtc="2026-04-29T08:58:34.415Z" w:id="2106535469">
              <w:r w:rsidRPr="516FDCC0" w:rsidR="2AEC52C5">
                <w:rPr>
                  <w:rFonts w:ascii="Arial" w:hAnsi="Arial" w:cs="Arial"/>
                  <w:sz w:val="20"/>
                  <w:szCs w:val="20"/>
                  <w:lang w:eastAsia="en-IN"/>
                </w:rPr>
                <w:t>7</w:t>
              </w:r>
            </w:ins>
            <w:del w:author="Leroy Vieira" w:date="2026-04-29T08:58:34.18Z" w16du:dateUtc="2026-04-29T08:58:34.18Z" w:id="1674829671">
              <w:r w:rsidRPr="516FDCC0" w:rsidDel="52537C79">
                <w:rPr>
                  <w:rFonts w:ascii="Arial" w:hAnsi="Arial" w:cs="Arial"/>
                  <w:sz w:val="20"/>
                  <w:szCs w:val="20"/>
                  <w:lang w:eastAsia="en-IN"/>
                </w:rPr>
                <w:delText>5</w:delText>
              </w:r>
            </w:del>
          </w:p>
        </w:tc>
        <w:tc>
          <w:tcPr>
            <w:tcW w:w="1515" w:type="dxa"/>
            <w:noWrap/>
            <w:tcMar/>
            <w:vAlign w:val="center"/>
            <w:tcPrChange w:author="Leroy Vieira" w:date="2026-04-29T09:01:36.494Z" w:id="1649961252">
              <w:tcPr>
                <w:tcW w:w="1671" w:type="dxa"/>
                <w:tcMar/>
                <w:vAlign w:val="center"/>
              </w:tcPr>
            </w:tcPrChange>
          </w:tcPr>
          <w:p w:rsidRPr="00531B07" w:rsidR="00896AB0" w:rsidP="5AD9164B" w:rsidRDefault="00896AB0" w14:paraId="77E94FE8" w14:textId="7F513E84">
            <w:pPr>
              <w:spacing w:before="120" w:beforeAutospacing="1" w:after="120" w:afterAutospacing="1"/>
              <w:rPr>
                <w:rFonts w:ascii="Arial" w:hAnsi="Arial" w:cs="Arial"/>
                <w:sz w:val="20"/>
                <w:szCs w:val="20"/>
                <w:lang w:eastAsia="en-IN"/>
              </w:rPr>
            </w:pPr>
            <w:r w:rsidRPr="00531B07">
              <w:rPr>
                <w:rFonts w:ascii="Arial" w:hAnsi="Arial" w:cs="Arial"/>
                <w:sz w:val="20"/>
                <w:szCs w:val="20"/>
                <w:lang w:eastAsia="en-IN"/>
              </w:rPr>
              <w:t>Query resolution via chat window</w:t>
            </w:r>
          </w:p>
        </w:tc>
        <w:tc>
          <w:tcPr>
            <w:tcW w:w="7350" w:type="dxa"/>
            <w:noWrap/>
            <w:tcMar/>
            <w:vAlign w:val="bottom"/>
            <w:tcPrChange w:author="Leroy Vieira" w:date="2026-04-29T09:01:36.494Z" w:id="1988272593">
              <w:tcPr>
                <w:tcW w:w="7350" w:type="dxa"/>
                <w:tcMar/>
                <w:vAlign w:val="bottom"/>
              </w:tcPr>
            </w:tcPrChange>
          </w:tcPr>
          <w:p w:rsidRPr="00531B07" w:rsidR="00896AB0" w:rsidP="00896DC4" w:rsidRDefault="00896AB0" w14:paraId="726A076C" w14:textId="77777777">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Suppliers can resolve queries via the chat window (Messaging Centre).</w:t>
            </w:r>
          </w:p>
          <w:p w:rsidRPr="00531B07" w:rsidR="00896AB0" w:rsidP="00896DC4" w:rsidRDefault="00896AB0" w14:paraId="68ABA90D" w14:textId="1ABEA4B3">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There is a Live communication channel between the Buyer and the Supplier. This can be accessed by the Supplier by maximizing the Messages dialog box on the bottom left of the screen. The Buyer can access this message by going to the event in their system.</w:t>
            </w:r>
          </w:p>
          <w:p w:rsidRPr="00531B07" w:rsidR="00896AB0" w:rsidP="00896DC4" w:rsidRDefault="00896AB0" w14:paraId="1C814A71" w14:textId="258BB100">
            <w:pPr>
              <w:spacing w:before="120" w:beforeAutospacing="1" w:after="120" w:afterAutospacing="1"/>
              <w:jc w:val="both"/>
              <w:rPr>
                <w:rFonts w:ascii="Arial" w:hAnsi="Arial" w:cs="Arial"/>
                <w:b/>
                <w:bCs/>
                <w:sz w:val="20"/>
                <w:szCs w:val="20"/>
                <w:lang w:eastAsia="en-IN"/>
              </w:rPr>
            </w:pPr>
            <w:r w:rsidRPr="3F54F2CE">
              <w:rPr>
                <w:rFonts w:ascii="Arial" w:hAnsi="Arial" w:cs="Arial"/>
                <w:sz w:val="20"/>
                <w:szCs w:val="20"/>
                <w:lang w:eastAsia="en-IN"/>
              </w:rPr>
              <w:t>Buyer can send messages to all the suppliers who are part of the event, or they can also select an individual supplier for private messaging.</w:t>
            </w:r>
          </w:p>
          <w:p w:rsidR="00896AB0" w:rsidP="00896DC4" w:rsidRDefault="00896AB0" w14:paraId="3CDD010A" w14:textId="656BAD28">
            <w:pPr>
              <w:spacing w:before="120" w:beforeAutospacing="1" w:after="120" w:afterAutospacing="1"/>
              <w:jc w:val="both"/>
              <w:rPr>
                <w:rFonts w:ascii="Arial" w:hAnsi="Arial" w:cs="Arial"/>
                <w:sz w:val="20"/>
                <w:szCs w:val="20"/>
                <w:lang w:eastAsia="en-IN"/>
              </w:rPr>
            </w:pPr>
            <w:r w:rsidRPr="3F54F2CE">
              <w:rPr>
                <w:rFonts w:ascii="Arial" w:hAnsi="Arial" w:cs="Arial"/>
                <w:sz w:val="20"/>
                <w:szCs w:val="20"/>
                <w:lang w:eastAsia="en-IN"/>
              </w:rPr>
              <w:t>The suppliers which are added at the later stage of the event will not be able to access the messages that have been sent by the Buyer prior to adding them.</w:t>
            </w:r>
          </w:p>
          <w:p w:rsidRPr="005C76FD" w:rsidR="00896AB0" w:rsidDel="00E31309" w:rsidP="005C76FD" w:rsidRDefault="00896AB0" w14:paraId="4CAB6DAB" w14:textId="79404000">
            <w:pPr>
              <w:spacing w:before="120" w:beforeAutospacing="1" w:after="120" w:afterAutospacing="1"/>
              <w:jc w:val="both"/>
              <w:rPr>
                <w:rFonts w:ascii="Arial" w:hAnsi="Arial" w:cs="Arial"/>
                <w:sz w:val="20"/>
                <w:szCs w:val="20"/>
                <w:lang w:eastAsia="en-IN"/>
              </w:rPr>
            </w:pPr>
            <w:r w:rsidRPr="00531B07">
              <w:rPr>
                <w:rFonts w:ascii="Arial" w:hAnsi="Arial" w:cs="Arial"/>
                <w:noProof/>
              </w:rPr>
              <w:drawing>
                <wp:inline distT="0" distB="0" distL="0" distR="0" wp14:anchorId="0F7A9BF6" wp14:editId="6DBDE96E">
                  <wp:extent cx="1724602" cy="1133878"/>
                  <wp:effectExtent l="12700" t="12700" r="15875" b="9525"/>
                  <wp:docPr id="2320446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0294" name="Picture 83244029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71284" cy="1164570"/>
                          </a:xfrm>
                          <a:prstGeom prst="rect">
                            <a:avLst/>
                          </a:prstGeom>
                          <a:ln>
                            <a:solidFill>
                              <a:schemeClr val="tx1"/>
                            </a:solidFill>
                          </a:ln>
                        </pic:spPr>
                      </pic:pic>
                    </a:graphicData>
                  </a:graphic>
                </wp:inline>
              </w:drawing>
            </w:r>
          </w:p>
        </w:tc>
      </w:tr>
      <w:tr w:rsidRPr="00531B07" w:rsidR="00896AB0" w:rsidTr="516FDCC0" w14:paraId="008F858D" w14:textId="77777777">
        <w:trPr>
          <w:trHeight w:val="290"/>
          <w:trPrChange w:author="Leroy Vieira" w:date="2026-04-29T09:01:35.598Z" w16du:dateUtc="2026-04-29T09:01:35.598Z" w:id="119441900">
            <w:trPr>
              <w:trHeight w:val="290"/>
            </w:trPr>
          </w:trPrChange>
        </w:trPr>
        <w:tc>
          <w:tcPr>
            <w:tcW w:w="764" w:type="dxa"/>
            <w:tcMar/>
            <w:vAlign w:val="center"/>
            <w:tcPrChange w:author="Leroy Vieira" w:date="2026-04-29T09:01:36.494Z" w:id="835349077">
              <w:tcPr>
                <w:tcW w:w="608" w:type="dxa"/>
                <w:tcMar/>
                <w:vAlign w:val="center"/>
              </w:tcPr>
            </w:tcPrChange>
          </w:tcPr>
          <w:p w:rsidRPr="00531B07" w:rsidR="00896AB0" w:rsidP="516FDCC0" w:rsidRDefault="002C3AD9" w14:paraId="4BE391C0" w14:textId="101B9267">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7.1</w:t>
            </w:r>
            <w:ins w:author="Leroy Vieira" w:date="2026-04-29T08:58:38.675Z" w16du:dateUtc="2026-04-29T08:58:38.675Z" w:id="1275970625">
              <w:r w:rsidRPr="516FDCC0" w:rsidR="55810152">
                <w:rPr>
                  <w:rFonts w:ascii="Arial" w:hAnsi="Arial" w:cs="Arial"/>
                  <w:sz w:val="20"/>
                  <w:szCs w:val="20"/>
                  <w:lang w:eastAsia="en-IN"/>
                </w:rPr>
                <w:t>8</w:t>
              </w:r>
            </w:ins>
            <w:del w:author="Leroy Vieira" w:date="2026-04-29T08:58:37.809Z" w16du:dateUtc="2026-04-29T08:58:37.809Z" w:id="1762378851">
              <w:r w:rsidRPr="516FDCC0" w:rsidDel="52537C79">
                <w:rPr>
                  <w:rFonts w:ascii="Arial" w:hAnsi="Arial" w:cs="Arial"/>
                  <w:sz w:val="20"/>
                  <w:szCs w:val="20"/>
                  <w:lang w:eastAsia="en-IN"/>
                </w:rPr>
                <w:delText>6</w:delText>
              </w:r>
            </w:del>
          </w:p>
        </w:tc>
        <w:tc>
          <w:tcPr>
            <w:tcW w:w="1515" w:type="dxa"/>
            <w:noWrap/>
            <w:tcMar/>
            <w:vAlign w:val="center"/>
            <w:tcPrChange w:author="Leroy Vieira" w:date="2026-04-29T09:01:36.494Z" w:id="1193343299">
              <w:tcPr>
                <w:tcW w:w="1671" w:type="dxa"/>
                <w:tcMar/>
                <w:vAlign w:val="center"/>
              </w:tcPr>
            </w:tcPrChange>
          </w:tcPr>
          <w:p w:rsidRPr="00531B07" w:rsidR="00896AB0" w:rsidP="5AD9164B" w:rsidRDefault="00896AB0" w14:paraId="30242CEE" w14:textId="0851F9AA">
            <w:pPr>
              <w:spacing w:before="120" w:beforeAutospacing="1" w:after="120" w:afterAutospacing="1"/>
              <w:rPr>
                <w:rFonts w:ascii="Arial" w:hAnsi="Arial" w:cs="Arial"/>
                <w:sz w:val="20"/>
                <w:szCs w:val="20"/>
                <w:lang w:eastAsia="en-IN"/>
              </w:rPr>
            </w:pPr>
            <w:r w:rsidRPr="00531B07">
              <w:rPr>
                <w:rFonts w:ascii="Arial" w:hAnsi="Arial" w:cs="Arial"/>
                <w:sz w:val="20"/>
                <w:szCs w:val="20"/>
                <w:lang w:eastAsia="en-IN"/>
              </w:rPr>
              <w:t>Submit the response</w:t>
            </w:r>
          </w:p>
        </w:tc>
        <w:tc>
          <w:tcPr>
            <w:tcW w:w="7350" w:type="dxa"/>
            <w:noWrap/>
            <w:tcMar/>
            <w:vAlign w:val="bottom"/>
            <w:tcPrChange w:author="Leroy Vieira" w:date="2026-04-29T09:01:36.494Z" w:id="1737355252">
              <w:tcPr>
                <w:tcW w:w="7350" w:type="dxa"/>
                <w:tcMar/>
                <w:vAlign w:val="bottom"/>
              </w:tcPr>
            </w:tcPrChange>
          </w:tcPr>
          <w:p w:rsidRPr="00531B07" w:rsidR="00896AB0" w:rsidP="00896DC4" w:rsidRDefault="00896AB0" w14:paraId="5D8C43F2" w14:textId="77777777">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 xml:space="preserve">Suppliers submit their responses to the event. “My Response” consists of the questions and requirements posted by the Procurement Admin (Buyer) for the Supplier to fill in. </w:t>
            </w:r>
          </w:p>
          <w:p w:rsidRPr="00531B07" w:rsidR="00896AB0" w:rsidP="00896DC4" w:rsidRDefault="00896AB0" w14:paraId="69178383" w14:textId="27C8A698">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Mandatory information is labelled by a red asterisk. If not completed, the supplier will receive an error message upon submission, and the response is not accepted.</w:t>
            </w:r>
          </w:p>
          <w:p w:rsidRPr="00531B07" w:rsidR="00896AB0" w:rsidP="00896DC4" w:rsidRDefault="00896AB0" w14:paraId="461D284F" w14:textId="77777777">
            <w:pPr>
              <w:spacing w:before="120" w:beforeAutospacing="1" w:after="120" w:afterAutospacing="1"/>
              <w:jc w:val="both"/>
              <w:rPr>
                <w:rFonts w:ascii="Arial" w:hAnsi="Arial" w:cs="Arial"/>
                <w:sz w:val="20"/>
                <w:szCs w:val="20"/>
                <w:lang w:eastAsia="en-IN"/>
              </w:rPr>
            </w:pPr>
            <w:r w:rsidRPr="3F54F2CE">
              <w:rPr>
                <w:rFonts w:ascii="Arial" w:hAnsi="Arial" w:cs="Arial"/>
                <w:sz w:val="20"/>
                <w:szCs w:val="20"/>
                <w:lang w:eastAsia="en-IN"/>
              </w:rPr>
              <w:t>The Supplier also has provisions to Export the questionnaire to Excel and thereby completing it. Once exported, they can load responses in the Excel file and import it back to Coupa. They can also view the History of the changes made to the form by navigating to the History section. The Supplier can also Save their responses and complete their submission at a later stage. Lastly, once the Supplier has completed their response, they can submit the responses back to the Procurement Admin (Buyer) for evaluation by clicking on Submit Responses to Procurement Admin (Buyer).</w:t>
            </w:r>
          </w:p>
          <w:p w:rsidRPr="00531B07" w:rsidR="00896AB0" w:rsidDel="00E31309" w:rsidP="00E31309" w:rsidRDefault="00896AB0" w14:paraId="76DC6805" w14:textId="03E71CC3">
            <w:pPr>
              <w:spacing w:before="120" w:beforeAutospacing="1" w:after="120" w:afterAutospacing="1"/>
              <w:rPr>
                <w:rFonts w:ascii="Arial" w:hAnsi="Arial" w:cs="Arial"/>
                <w:noProof/>
              </w:rPr>
            </w:pPr>
            <w:r w:rsidRPr="00531B07">
              <w:rPr>
                <w:rFonts w:ascii="Arial" w:hAnsi="Arial" w:cs="Arial"/>
                <w:noProof/>
              </w:rPr>
              <w:lastRenderedPageBreak/>
              <w:drawing>
                <wp:inline distT="0" distB="0" distL="0" distR="0" wp14:anchorId="30659F67" wp14:editId="544708BB">
                  <wp:extent cx="4079583" cy="1075871"/>
                  <wp:effectExtent l="12700" t="12700" r="10160" b="16510"/>
                  <wp:docPr id="961299656" name="Picture 21" descr="A red and white box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13923" name="Picture 21" descr="A red and white box with a white background&#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82317" cy="1076592"/>
                          </a:xfrm>
                          <a:prstGeom prst="rect">
                            <a:avLst/>
                          </a:prstGeom>
                          <a:ln>
                            <a:solidFill>
                              <a:schemeClr val="tx1"/>
                            </a:solidFill>
                          </a:ln>
                        </pic:spPr>
                      </pic:pic>
                    </a:graphicData>
                  </a:graphic>
                </wp:inline>
              </w:drawing>
            </w:r>
          </w:p>
        </w:tc>
      </w:tr>
      <w:tr w:rsidRPr="00531B07" w:rsidR="00896AB0" w:rsidTr="516FDCC0" w14:paraId="64C6B6EE" w14:textId="77777777">
        <w:trPr>
          <w:trHeight w:val="290"/>
          <w:trPrChange w:author="Leroy Vieira" w:date="2026-04-29T09:01:35.599Z" w16du:dateUtc="2026-04-29T09:01:35.599Z" w:id="1805283987">
            <w:trPr>
              <w:trHeight w:val="290"/>
            </w:trPr>
          </w:trPrChange>
        </w:trPr>
        <w:tc>
          <w:tcPr>
            <w:tcW w:w="764" w:type="dxa"/>
            <w:tcMar/>
            <w:vAlign w:val="center"/>
            <w:tcPrChange w:author="Leroy Vieira" w:date="2026-04-29T09:01:36.495Z" w:id="1096069488">
              <w:tcPr>
                <w:tcW w:w="608" w:type="dxa"/>
                <w:tcMar/>
                <w:vAlign w:val="center"/>
              </w:tcPr>
            </w:tcPrChange>
          </w:tcPr>
          <w:p w:rsidRPr="00531B07" w:rsidR="00896AB0" w:rsidP="516FDCC0" w:rsidRDefault="002C3AD9" w14:paraId="6C963A09" w14:textId="4BF080BA">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7.1</w:t>
            </w:r>
            <w:ins w:author="Leroy Vieira" w:date="2026-04-29T08:58:42.833Z" w16du:dateUtc="2026-04-29T08:58:42.833Z" w:id="2069673092">
              <w:r w:rsidRPr="516FDCC0" w:rsidR="1BADA426">
                <w:rPr>
                  <w:rFonts w:ascii="Arial" w:hAnsi="Arial" w:cs="Arial"/>
                  <w:sz w:val="20"/>
                  <w:szCs w:val="20"/>
                  <w:lang w:eastAsia="en-IN"/>
                </w:rPr>
                <w:t>9</w:t>
              </w:r>
            </w:ins>
            <w:del w:author="Leroy Vieira" w:date="2026-04-29T08:58:42.289Z" w16du:dateUtc="2026-04-29T08:58:42.289Z" w:id="1776025924">
              <w:r w:rsidRPr="516FDCC0" w:rsidDel="52537C79">
                <w:rPr>
                  <w:rFonts w:ascii="Arial" w:hAnsi="Arial" w:cs="Arial"/>
                  <w:sz w:val="20"/>
                  <w:szCs w:val="20"/>
                  <w:lang w:eastAsia="en-IN"/>
                </w:rPr>
                <w:delText>7</w:delText>
              </w:r>
            </w:del>
          </w:p>
        </w:tc>
        <w:tc>
          <w:tcPr>
            <w:tcW w:w="1515" w:type="dxa"/>
            <w:noWrap/>
            <w:tcMar/>
            <w:vAlign w:val="center"/>
            <w:tcPrChange w:author="Leroy Vieira" w:date="2026-04-29T09:01:36.495Z" w:id="729729834">
              <w:tcPr>
                <w:tcW w:w="1671" w:type="dxa"/>
                <w:tcMar/>
                <w:vAlign w:val="center"/>
              </w:tcPr>
            </w:tcPrChange>
          </w:tcPr>
          <w:p w:rsidRPr="00531B07" w:rsidR="00896AB0" w:rsidP="5AD9164B" w:rsidRDefault="00896AB0" w14:paraId="355F029D" w14:textId="745B45EB">
            <w:pPr>
              <w:spacing w:before="120" w:beforeAutospacing="1" w:after="120" w:afterAutospacing="1"/>
              <w:rPr>
                <w:rFonts w:ascii="Arial" w:hAnsi="Arial" w:cs="Arial"/>
                <w:sz w:val="20"/>
                <w:szCs w:val="20"/>
                <w:lang w:eastAsia="en-IN"/>
              </w:rPr>
            </w:pPr>
            <w:r w:rsidRPr="00531B07">
              <w:rPr>
                <w:rFonts w:ascii="Arial" w:hAnsi="Arial" w:cs="Arial"/>
                <w:sz w:val="20"/>
                <w:szCs w:val="20"/>
                <w:lang w:eastAsia="en-IN"/>
              </w:rPr>
              <w:t>Responses Received</w:t>
            </w:r>
          </w:p>
        </w:tc>
        <w:tc>
          <w:tcPr>
            <w:tcW w:w="7350" w:type="dxa"/>
            <w:noWrap/>
            <w:tcMar/>
            <w:vAlign w:val="bottom"/>
            <w:tcPrChange w:author="Leroy Vieira" w:date="2026-04-29T09:01:36.495Z" w:id="1702883220">
              <w:tcPr>
                <w:tcW w:w="7350" w:type="dxa"/>
                <w:tcMar/>
                <w:vAlign w:val="bottom"/>
              </w:tcPr>
            </w:tcPrChange>
          </w:tcPr>
          <w:p w:rsidRPr="005C76FD" w:rsidR="00896AB0" w:rsidDel="00E31309" w:rsidP="005C76FD" w:rsidRDefault="00896AB0" w14:paraId="18F4073F" w14:textId="69AF6B42">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Under the event details, the Procurement Admin (Buyer) can view the list of suppliers who were invited to the event and the ones who have responded. The Procurement Admin (Buyer) can also see the number of responses received alongside the event without going into the details. This is visible under the Sourcing section besides the event under the Responses column.</w:t>
            </w:r>
          </w:p>
        </w:tc>
      </w:tr>
      <w:tr w:rsidRPr="00531B07" w:rsidR="00896AB0" w:rsidTr="516FDCC0" w14:paraId="320AE9BB" w14:textId="77777777">
        <w:trPr>
          <w:trHeight w:val="290"/>
          <w:trPrChange w:author="Leroy Vieira" w:date="2026-04-29T09:01:35.6Z" w16du:dateUtc="2026-04-29T09:01:35.6Z" w:id="1208957437">
            <w:trPr>
              <w:trHeight w:val="290"/>
            </w:trPr>
          </w:trPrChange>
        </w:trPr>
        <w:tc>
          <w:tcPr>
            <w:tcW w:w="764" w:type="dxa"/>
            <w:tcMar/>
            <w:vAlign w:val="center"/>
            <w:tcPrChange w:author="Leroy Vieira" w:date="2026-04-29T09:01:36.495Z" w:id="1229043153">
              <w:tcPr>
                <w:tcW w:w="608" w:type="dxa"/>
                <w:tcMar/>
                <w:vAlign w:val="center"/>
              </w:tcPr>
            </w:tcPrChange>
          </w:tcPr>
          <w:p w:rsidRPr="00896AB0" w:rsidR="00896AB0" w:rsidP="516FDCC0" w:rsidRDefault="002C3AD9" w14:paraId="7EBBB072" w14:textId="43E02873">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8:46.603Z" w16du:dateUtc="2026-04-29T08:58:46.603Z" w:id="97626688">
              <w:r w:rsidRPr="516FDCC0" w:rsidR="6BC94B46">
                <w:rPr>
                  <w:rFonts w:ascii="Arial" w:hAnsi="Arial" w:cs="Arial"/>
                  <w:sz w:val="20"/>
                  <w:szCs w:val="20"/>
                  <w:lang w:eastAsia="en-IN"/>
                </w:rPr>
                <w:t>20</w:t>
              </w:r>
            </w:ins>
            <w:del w:author="Leroy Vieira" w:date="2026-04-29T08:58:45.114Z" w16du:dateUtc="2026-04-29T08:58:45.114Z" w:id="1038919516">
              <w:r w:rsidRPr="516FDCC0" w:rsidDel="52537C79">
                <w:rPr>
                  <w:rFonts w:ascii="Arial" w:hAnsi="Arial" w:cs="Arial"/>
                  <w:sz w:val="20"/>
                  <w:szCs w:val="20"/>
                  <w:lang w:eastAsia="en-IN"/>
                </w:rPr>
                <w:delText>18</w:delText>
              </w:r>
            </w:del>
          </w:p>
        </w:tc>
        <w:tc>
          <w:tcPr>
            <w:tcW w:w="1515" w:type="dxa"/>
            <w:noWrap/>
            <w:tcMar/>
            <w:vAlign w:val="center"/>
            <w:tcPrChange w:author="Leroy Vieira" w:date="2026-04-29T09:01:36.495Z" w:id="1392631657">
              <w:tcPr>
                <w:tcW w:w="1671" w:type="dxa"/>
                <w:tcMar/>
                <w:vAlign w:val="center"/>
              </w:tcPr>
            </w:tcPrChange>
          </w:tcPr>
          <w:p w:rsidRPr="005C76FD" w:rsidR="00896AB0" w:rsidP="00896DC4" w:rsidRDefault="00896AB0" w14:paraId="3BE0690F" w14:textId="5A3D5A3D">
            <w:pPr>
              <w:spacing w:before="120" w:beforeAutospacing="1" w:after="120" w:afterAutospacing="1"/>
              <w:jc w:val="both"/>
              <w:rPr>
                <w:rFonts w:ascii="Arial" w:hAnsi="Arial" w:cs="Arial"/>
                <w:sz w:val="20"/>
                <w:szCs w:val="20"/>
                <w:lang w:eastAsia="en-IN"/>
              </w:rPr>
            </w:pPr>
            <w:r w:rsidRPr="005C76FD">
              <w:rPr>
                <w:rFonts w:ascii="Arial" w:hAnsi="Arial" w:cs="Arial"/>
                <w:sz w:val="20"/>
                <w:szCs w:val="20"/>
                <w:lang w:eastAsia="en-IN"/>
              </w:rPr>
              <w:t>Extensions</w:t>
            </w:r>
            <w:r>
              <w:rPr>
                <w:rFonts w:ascii="Arial" w:hAnsi="Arial" w:cs="Arial"/>
                <w:sz w:val="20"/>
                <w:szCs w:val="20"/>
                <w:lang w:eastAsia="en-IN"/>
              </w:rPr>
              <w:t xml:space="preserve"> </w:t>
            </w:r>
            <w:r w:rsidRPr="005C76FD">
              <w:rPr>
                <w:rFonts w:ascii="Arial" w:hAnsi="Arial" w:cs="Arial"/>
                <w:sz w:val="20"/>
                <w:szCs w:val="20"/>
                <w:lang w:eastAsia="en-IN"/>
              </w:rPr>
              <w:t>and reminders</w:t>
            </w:r>
          </w:p>
          <w:p w:rsidRPr="00531B07" w:rsidR="00896AB0" w:rsidP="5AD9164B" w:rsidRDefault="00896AB0" w14:paraId="0EA93555" w14:textId="77777777">
            <w:pPr>
              <w:spacing w:before="120" w:beforeAutospacing="1" w:after="120" w:afterAutospacing="1"/>
              <w:rPr>
                <w:rFonts w:ascii="Arial" w:hAnsi="Arial" w:cs="Arial"/>
                <w:sz w:val="20"/>
                <w:szCs w:val="20"/>
                <w:lang w:eastAsia="en-IN"/>
              </w:rPr>
            </w:pPr>
          </w:p>
        </w:tc>
        <w:tc>
          <w:tcPr>
            <w:tcW w:w="7350" w:type="dxa"/>
            <w:noWrap/>
            <w:tcMar/>
            <w:vAlign w:val="bottom"/>
            <w:tcPrChange w:author="Leroy Vieira" w:date="2026-04-29T09:01:36.495Z" w:id="636621741">
              <w:tcPr>
                <w:tcW w:w="7350" w:type="dxa"/>
                <w:tcMar/>
                <w:vAlign w:val="bottom"/>
              </w:tcPr>
            </w:tcPrChange>
          </w:tcPr>
          <w:p w:rsidRPr="00531B07" w:rsidR="00896AB0" w:rsidP="00896DC4" w:rsidRDefault="00896AB0" w14:paraId="4D058A5F" w14:textId="267C9837">
            <w:pPr>
              <w:spacing w:before="120" w:beforeAutospacing="1" w:after="120" w:afterAutospacing="1"/>
              <w:jc w:val="both"/>
              <w:rPr>
                <w:rFonts w:ascii="Arial" w:hAnsi="Arial" w:cs="Arial"/>
                <w:b/>
                <w:bCs/>
                <w:sz w:val="20"/>
                <w:szCs w:val="20"/>
                <w:lang w:eastAsia="en-IN"/>
              </w:rPr>
            </w:pPr>
            <w:r w:rsidRPr="02AD9B66">
              <w:rPr>
                <w:rFonts w:ascii="Arial" w:hAnsi="Arial" w:cs="Arial"/>
                <w:sz w:val="20"/>
                <w:szCs w:val="20"/>
                <w:lang w:eastAsia="en-IN"/>
              </w:rPr>
              <w:t xml:space="preserve">The Buyer can also send email reminders to the suppliers. </w:t>
            </w:r>
          </w:p>
          <w:p w:rsidRPr="00531B07" w:rsidR="00896AB0" w:rsidP="00896DC4" w:rsidRDefault="00896AB0" w14:paraId="689A2D69" w14:textId="77777777">
            <w:pPr>
              <w:spacing w:before="120" w:beforeAutospacing="1" w:after="120" w:afterAutospacing="1"/>
              <w:jc w:val="both"/>
              <w:rPr>
                <w:rFonts w:ascii="Arial" w:hAnsi="Arial" w:cs="Arial"/>
                <w:b/>
                <w:bCs/>
                <w:sz w:val="20"/>
                <w:szCs w:val="20"/>
                <w:lang w:eastAsia="en-IN"/>
              </w:rPr>
            </w:pPr>
            <w:r w:rsidRPr="02AD9B66">
              <w:rPr>
                <w:rFonts w:ascii="Arial" w:hAnsi="Arial" w:cs="Arial"/>
                <w:sz w:val="20"/>
                <w:szCs w:val="20"/>
                <w:lang w:eastAsia="en-IN"/>
              </w:rPr>
              <w:t xml:space="preserve">They have the authority to extend the timeline of the bid if they wish to extend the date by selecting the option Edit Event under the event and resubmitting the production event. </w:t>
            </w:r>
          </w:p>
          <w:p w:rsidRPr="00BF0E14" w:rsidR="00896AB0" w:rsidDel="00E31309" w:rsidP="00BF0E14" w:rsidRDefault="00896AB0" w14:paraId="0C6FA49E" w14:textId="09B2BFBC">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The Supplier can submit and edit their responses until the event ends.</w:t>
            </w:r>
          </w:p>
        </w:tc>
      </w:tr>
      <w:tr w:rsidRPr="00531B07" w:rsidR="00896AB0" w:rsidTr="516FDCC0" w14:paraId="49C81CEB" w14:textId="77777777">
        <w:trPr>
          <w:trHeight w:val="290"/>
          <w:trPrChange w:author="Leroy Vieira" w:date="2026-04-29T09:01:35.601Z" w16du:dateUtc="2026-04-29T09:01:35.601Z" w:id="1852728564">
            <w:trPr>
              <w:trHeight w:val="290"/>
            </w:trPr>
          </w:trPrChange>
        </w:trPr>
        <w:tc>
          <w:tcPr>
            <w:tcW w:w="764" w:type="dxa"/>
            <w:tcMar/>
            <w:vAlign w:val="center"/>
            <w:tcPrChange w:author="Leroy Vieira" w:date="2026-04-29T09:01:36.495Z" w:id="1490392844">
              <w:tcPr>
                <w:tcW w:w="608" w:type="dxa"/>
                <w:tcMar/>
                <w:vAlign w:val="center"/>
              </w:tcPr>
            </w:tcPrChange>
          </w:tcPr>
          <w:p w:rsidRPr="00531B07" w:rsidR="00896AB0" w:rsidP="516FDCC0" w:rsidRDefault="002C3AD9" w14:paraId="4DC83838" w14:textId="3C69C0B3">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w:t>
            </w:r>
            <w:ins w:author="Leroy Vieira" w:date="2026-04-29T08:58:50.293Z" w16du:dateUtc="2026-04-29T08:58:50.293Z" w:id="609562010">
              <w:r w:rsidRPr="516FDCC0" w:rsidR="76AA516C">
                <w:rPr>
                  <w:rFonts w:ascii="Arial" w:hAnsi="Arial" w:cs="Arial"/>
                  <w:sz w:val="20"/>
                  <w:szCs w:val="20"/>
                  <w:lang w:eastAsia="en-IN"/>
                </w:rPr>
                <w:t>21</w:t>
              </w:r>
            </w:ins>
            <w:del w:author="Leroy Vieira" w:date="2026-04-29T08:58:49.211Z" w16du:dateUtc="2026-04-29T08:58:49.211Z" w:id="54999021">
              <w:r w:rsidRPr="516FDCC0" w:rsidDel="52537C79">
                <w:rPr>
                  <w:rFonts w:ascii="Arial" w:hAnsi="Arial" w:cs="Arial"/>
                  <w:sz w:val="20"/>
                  <w:szCs w:val="20"/>
                  <w:lang w:eastAsia="en-IN"/>
                </w:rPr>
                <w:delText>19</w:delText>
              </w:r>
            </w:del>
          </w:p>
        </w:tc>
        <w:tc>
          <w:tcPr>
            <w:tcW w:w="1515" w:type="dxa"/>
            <w:noWrap/>
            <w:tcMar/>
            <w:vAlign w:val="center"/>
            <w:hideMark/>
            <w:tcPrChange w:author="Leroy Vieira" w:date="2026-04-29T09:01:36.495Z" w:id="440900607">
              <w:tcPr>
                <w:tcW w:w="1671" w:type="dxa"/>
                <w:tcMar/>
                <w:vAlign w:val="center"/>
              </w:tcPr>
            </w:tcPrChange>
          </w:tcPr>
          <w:p w:rsidRPr="00531B07" w:rsidR="00896AB0" w:rsidP="5AD9164B" w:rsidRDefault="00896AB0" w14:paraId="6DCDE6A1" w14:textId="016D00E6">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Event Ends</w:t>
            </w:r>
          </w:p>
        </w:tc>
        <w:tc>
          <w:tcPr>
            <w:tcW w:w="7350" w:type="dxa"/>
            <w:noWrap/>
            <w:tcMar/>
            <w:vAlign w:val="bottom"/>
            <w:hideMark/>
            <w:tcPrChange w:author="Leroy Vieira" w:date="2026-04-29T09:01:36.495Z" w:id="1233082677">
              <w:tcPr>
                <w:tcW w:w="7350" w:type="dxa"/>
                <w:tcMar/>
                <w:vAlign w:val="bottom"/>
              </w:tcPr>
            </w:tcPrChange>
          </w:tcPr>
          <w:p w:rsidRPr="005C76FD" w:rsidR="00896AB0" w:rsidP="00E31309" w:rsidRDefault="00896AB0" w14:paraId="0D5FADFB" w14:textId="797CB4A8">
            <w:pPr>
              <w:spacing w:before="120" w:beforeAutospacing="1" w:after="120" w:afterAutospacing="1"/>
              <w:rPr>
                <w:rFonts w:ascii="Arial" w:hAnsi="Arial" w:cs="Arial"/>
                <w:sz w:val="20"/>
                <w:szCs w:val="20"/>
                <w:lang w:eastAsia="en-IN"/>
              </w:rPr>
            </w:pPr>
            <w:r w:rsidRPr="005C76FD">
              <w:rPr>
                <w:rFonts w:ascii="Arial" w:hAnsi="Arial" w:cs="Arial"/>
                <w:sz w:val="20"/>
                <w:szCs w:val="20"/>
                <w:lang w:eastAsia="en-IN"/>
              </w:rPr>
              <w:t xml:space="preserve">The event ends automatically at the scheduled end time or can be manually closed by the Procurement Admin (Buyer) using the “End Event” option. Once ended, bidding closes, responses are </w:t>
            </w:r>
            <w:r>
              <w:rPr>
                <w:rFonts w:ascii="Arial" w:hAnsi="Arial" w:cs="Arial"/>
                <w:sz w:val="20"/>
                <w:szCs w:val="20"/>
                <w:lang w:eastAsia="en-IN"/>
              </w:rPr>
              <w:t>locked</w:t>
            </w:r>
            <w:r w:rsidRPr="005C76FD">
              <w:rPr>
                <w:rFonts w:ascii="Arial" w:hAnsi="Arial" w:cs="Arial"/>
                <w:sz w:val="20"/>
                <w:szCs w:val="20"/>
                <w:lang w:eastAsia="en-IN"/>
              </w:rPr>
              <w:t>, and no further submissions or edits are allowed.</w:t>
            </w:r>
          </w:p>
          <w:p w:rsidR="00896AB0" w:rsidP="00E31309" w:rsidRDefault="00896AB0" w14:paraId="669B0008" w14:textId="734A6556">
            <w:pPr>
              <w:spacing w:before="120" w:beforeAutospacing="1" w:after="120" w:afterAutospacing="1"/>
              <w:rPr>
                <w:rFonts w:ascii="Arial" w:hAnsi="Arial" w:cs="Arial"/>
                <w:b/>
                <w:bCs/>
                <w:sz w:val="20"/>
                <w:szCs w:val="20"/>
                <w:lang w:eastAsia="en-IN"/>
              </w:rPr>
            </w:pPr>
            <w:r w:rsidRPr="3F54F2CE">
              <w:rPr>
                <w:rFonts w:ascii="Arial" w:hAnsi="Arial" w:cs="Arial"/>
                <w:sz w:val="20"/>
                <w:szCs w:val="20"/>
                <w:lang w:eastAsia="en-IN"/>
              </w:rPr>
              <w:t>In case of a 2 envelope Bid, both technical and commercial evaluations would be done sequentially while in case of a single envelope bid, only the commercials would be considered.</w:t>
            </w:r>
          </w:p>
          <w:p w:rsidRPr="00531B07" w:rsidR="00896AB0" w:rsidP="00E31309" w:rsidRDefault="00896AB0" w14:paraId="0F15937F" w14:textId="793AAE6F">
            <w:pPr>
              <w:spacing w:before="120" w:beforeAutospacing="1" w:after="120" w:afterAutospacing="1"/>
              <w:rPr>
                <w:rFonts w:ascii="Arial" w:hAnsi="Arial" w:cs="Arial"/>
                <w:b/>
                <w:bCs/>
                <w:sz w:val="20"/>
                <w:szCs w:val="20"/>
                <w:lang w:eastAsia="en-IN"/>
              </w:rPr>
            </w:pPr>
          </w:p>
        </w:tc>
      </w:tr>
      <w:tr w:rsidRPr="00531B07" w:rsidR="00896AB0" w:rsidTr="516FDCC0" w14:paraId="41E5E740" w14:textId="77777777">
        <w:trPr>
          <w:trHeight w:val="290"/>
          <w:trPrChange w:author="Leroy Vieira" w:date="2026-04-29T09:01:35.602Z" w16du:dateUtc="2026-04-29T09:01:35.602Z" w:id="2124226723">
            <w:trPr>
              <w:trHeight w:val="290"/>
            </w:trPr>
          </w:trPrChange>
        </w:trPr>
        <w:tc>
          <w:tcPr>
            <w:tcW w:w="764" w:type="dxa"/>
            <w:tcMar/>
            <w:vAlign w:val="center"/>
            <w:tcPrChange w:author="Leroy Vieira" w:date="2026-04-29T09:01:36.495Z" w:id="2145796118">
              <w:tcPr>
                <w:tcW w:w="608" w:type="dxa"/>
                <w:tcMar/>
                <w:vAlign w:val="center"/>
              </w:tcPr>
            </w:tcPrChange>
          </w:tcPr>
          <w:p w:rsidRPr="00032FEA" w:rsidR="00896AB0" w:rsidP="516FDCC0" w:rsidRDefault="002C3AD9" w14:paraId="43241660" w14:textId="43A76129">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8:58:54.969Z" w16du:dateUtc="2026-04-29T08:58:54.969Z" w:id="50143952">
              <w:r w:rsidRPr="516FDCC0" w:rsidR="0927CA5A">
                <w:rPr>
                  <w:rFonts w:ascii="Arial" w:hAnsi="Arial" w:cs="Arial"/>
                  <w:sz w:val="20"/>
                  <w:szCs w:val="20"/>
                  <w:lang w:eastAsia="en-IN"/>
                </w:rPr>
                <w:t>2</w:t>
              </w:r>
            </w:ins>
            <w:del w:author="Leroy Vieira" w:date="2026-04-29T08:58:54.799Z" w16du:dateUtc="2026-04-29T08:58:54.799Z" w:id="1943581087">
              <w:r w:rsidRPr="516FDCC0" w:rsidDel="52537C79">
                <w:rPr>
                  <w:rFonts w:ascii="Arial" w:hAnsi="Arial" w:cs="Arial"/>
                  <w:sz w:val="20"/>
                  <w:szCs w:val="20"/>
                  <w:lang w:eastAsia="en-IN"/>
                </w:rPr>
                <w:delText>0</w:delText>
              </w:r>
            </w:del>
          </w:p>
        </w:tc>
        <w:tc>
          <w:tcPr>
            <w:tcW w:w="1515" w:type="dxa"/>
            <w:noWrap/>
            <w:tcMar/>
            <w:vAlign w:val="center"/>
            <w:tcPrChange w:author="Leroy Vieira" w:date="2026-04-29T09:01:36.496Z" w:id="441023831">
              <w:tcPr>
                <w:tcW w:w="1671" w:type="dxa"/>
                <w:tcMar/>
                <w:vAlign w:val="center"/>
              </w:tcPr>
            </w:tcPrChange>
          </w:tcPr>
          <w:p w:rsidRPr="00531B07" w:rsidR="00896AB0" w:rsidP="6F426B44" w:rsidRDefault="00896AB0" w14:paraId="378389E1" w14:textId="15218CD2">
            <w:pPr>
              <w:spacing w:before="120" w:beforeAutospacing="1" w:after="120" w:afterAutospacing="1"/>
              <w:rPr>
                <w:rFonts w:ascii="Arial" w:hAnsi="Arial" w:cs="Arial"/>
                <w:sz w:val="20"/>
                <w:szCs w:val="20"/>
                <w:lang w:eastAsia="en-IN"/>
              </w:rPr>
            </w:pPr>
            <w:r w:rsidRPr="00032FEA">
              <w:rPr>
                <w:rFonts w:ascii="Arial" w:hAnsi="Arial" w:cs="Arial"/>
                <w:sz w:val="20"/>
                <w:szCs w:val="20"/>
                <w:lang w:eastAsia="en-IN"/>
              </w:rPr>
              <w:t>Follow On Event</w:t>
            </w:r>
          </w:p>
        </w:tc>
        <w:tc>
          <w:tcPr>
            <w:tcW w:w="7350" w:type="dxa"/>
            <w:noWrap/>
            <w:tcMar/>
            <w:vAlign w:val="bottom"/>
            <w:tcPrChange w:author="Leroy Vieira" w:date="2026-04-29T09:01:36.496Z" w:id="510872847">
              <w:tcPr>
                <w:tcW w:w="7350" w:type="dxa"/>
                <w:tcMar/>
                <w:vAlign w:val="bottom"/>
              </w:tcPr>
            </w:tcPrChange>
          </w:tcPr>
          <w:p w:rsidRPr="00531B07" w:rsidR="00896AB0" w:rsidP="00BF0E14" w:rsidRDefault="00896AB0" w14:paraId="31C010F6" w14:textId="29725355">
            <w:pPr>
              <w:spacing w:before="120" w:beforeAutospacing="1" w:after="120" w:afterAutospacing="1"/>
              <w:jc w:val="both"/>
              <w:rPr>
                <w:rFonts w:ascii="Arial" w:hAnsi="Arial" w:cs="Arial"/>
                <w:sz w:val="20"/>
                <w:szCs w:val="20"/>
                <w:lang w:eastAsia="en-IN"/>
              </w:rPr>
            </w:pPr>
            <w:r w:rsidRPr="643CBFD9">
              <w:rPr>
                <w:rFonts w:ascii="Arial" w:hAnsi="Arial" w:cs="Arial"/>
                <w:sz w:val="20"/>
                <w:szCs w:val="20"/>
                <w:lang w:eastAsia="en-IN"/>
              </w:rPr>
              <w:t>In case of further negotiations with the supplier, the Procurement Admin (Buyer) can create a follow-on event with the final shortlisted suppliers. The information from the first response is prepopulated post which the Buyer can carry out further negotiations with the supplier. </w:t>
            </w:r>
          </w:p>
          <w:p w:rsidRPr="00531B07" w:rsidR="00896AB0" w:rsidP="5AD9164B" w:rsidRDefault="00896AB0" w14:paraId="4EBFD4C6" w14:textId="6BF67687">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The Procurement Admin (Buyer) can also raise a follow-on event for RFP or RFQ or Auction. In the same way multiple Follow-on events can be raised.</w:t>
            </w:r>
          </w:p>
          <w:p w:rsidRPr="00531B07" w:rsidR="00896AB0" w:rsidP="643CBFD9" w:rsidRDefault="00896AB0" w14:paraId="305281C1" w14:textId="357C8F51">
            <w:pPr>
              <w:spacing w:before="120" w:beforeAutospacing="1" w:after="120" w:afterAutospacing="1"/>
              <w:jc w:val="both"/>
              <w:rPr>
                <w:rFonts w:ascii="Arial" w:hAnsi="Arial" w:cs="Arial"/>
                <w:sz w:val="20"/>
                <w:szCs w:val="20"/>
                <w:lang w:eastAsia="en-IN"/>
              </w:rPr>
            </w:pPr>
            <w:r w:rsidRPr="643CBFD9">
              <w:rPr>
                <w:rFonts w:ascii="Arial" w:hAnsi="Arial" w:cs="Arial"/>
                <w:b/>
                <w:bCs/>
                <w:sz w:val="20"/>
                <w:szCs w:val="20"/>
                <w:u w:val="single"/>
                <w:lang w:eastAsia="en-IN"/>
              </w:rPr>
              <w:t>Note: The process for a follow-on event will be exactly the same as the original event. </w:t>
            </w:r>
            <w:r w:rsidRPr="643CBFD9">
              <w:rPr>
                <w:rFonts w:ascii="Arial" w:hAnsi="Arial" w:cs="Arial"/>
                <w:sz w:val="20"/>
                <w:szCs w:val="20"/>
                <w:lang w:eastAsia="en-IN"/>
              </w:rPr>
              <w:t xml:space="preserve"> Additionally, the event that has completed </w:t>
            </w:r>
            <w:proofErr w:type="spellStart"/>
            <w:r w:rsidRPr="643CBFD9">
              <w:rPr>
                <w:rFonts w:ascii="Arial" w:hAnsi="Arial" w:cs="Arial"/>
                <w:sz w:val="20"/>
                <w:szCs w:val="20"/>
                <w:lang w:eastAsia="en-IN"/>
              </w:rPr>
              <w:t>it’s</w:t>
            </w:r>
            <w:proofErr w:type="spellEnd"/>
            <w:r w:rsidRPr="643CBFD9">
              <w:rPr>
                <w:rFonts w:ascii="Arial" w:hAnsi="Arial" w:cs="Arial"/>
                <w:sz w:val="20"/>
                <w:szCs w:val="20"/>
                <w:lang w:eastAsia="en-IN"/>
              </w:rPr>
              <w:t xml:space="preserve"> duration can be extended by the Event Owner by resending the event to production.</w:t>
            </w:r>
          </w:p>
          <w:p w:rsidRPr="00531B07" w:rsidR="00896AB0" w:rsidP="5AD9164B" w:rsidRDefault="00896AB0" w14:paraId="68488A13" w14:textId="44D5CC46">
            <w:pPr>
              <w:spacing w:before="120" w:beforeAutospacing="1" w:after="120" w:afterAutospacing="1"/>
              <w:jc w:val="both"/>
              <w:rPr>
                <w:rFonts w:ascii="Arial" w:hAnsi="Arial" w:cs="Arial"/>
                <w:b/>
                <w:bCs/>
                <w:sz w:val="20"/>
                <w:szCs w:val="20"/>
                <w:u w:val="single"/>
                <w:lang w:eastAsia="en-IN"/>
              </w:rPr>
            </w:pPr>
            <w:r w:rsidRPr="00531B07">
              <w:rPr>
                <w:rFonts w:ascii="Arial" w:hAnsi="Arial" w:cs="Arial"/>
                <w:b/>
                <w:bCs/>
                <w:sz w:val="20"/>
                <w:szCs w:val="20"/>
                <w:u w:val="single"/>
                <w:lang w:eastAsia="en-IN"/>
              </w:rPr>
              <w:t>For Auction: The process for Auctions is described in detail in section 3.2</w:t>
            </w:r>
          </w:p>
        </w:tc>
      </w:tr>
      <w:tr w:rsidRPr="00531B07" w:rsidR="00896AB0" w:rsidTr="516FDCC0" w14:paraId="07DA94F4" w14:textId="77777777">
        <w:trPr>
          <w:trHeight w:val="290"/>
          <w:trPrChange w:author="Leroy Vieira" w:date="2026-04-29T09:01:35.603Z" w16du:dateUtc="2026-04-29T09:01:35.603Z" w:id="322868025">
            <w:trPr>
              <w:trHeight w:val="290"/>
            </w:trPr>
          </w:trPrChange>
        </w:trPr>
        <w:tc>
          <w:tcPr>
            <w:tcW w:w="764" w:type="dxa"/>
            <w:tcMar/>
            <w:vAlign w:val="center"/>
            <w:tcPrChange w:author="Leroy Vieira" w:date="2026-04-29T09:01:36.496Z" w:id="953695292">
              <w:tcPr>
                <w:tcW w:w="608" w:type="dxa"/>
                <w:tcMar/>
                <w:vAlign w:val="center"/>
              </w:tcPr>
            </w:tcPrChange>
          </w:tcPr>
          <w:p w:rsidRPr="00531B07" w:rsidR="00896AB0" w:rsidP="516FDCC0" w:rsidRDefault="002C3AD9" w14:paraId="45B90272" w14:textId="4FB0ABAD">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8:58:58.424Z" w16du:dateUtc="2026-04-29T08:58:58.424Z" w:id="353695561">
              <w:r w:rsidRPr="516FDCC0" w:rsidR="385939A7">
                <w:rPr>
                  <w:rFonts w:ascii="Arial" w:hAnsi="Arial" w:cs="Arial"/>
                  <w:sz w:val="20"/>
                  <w:szCs w:val="20"/>
                  <w:lang w:eastAsia="en-IN"/>
                </w:rPr>
                <w:t>3</w:t>
              </w:r>
            </w:ins>
            <w:del w:author="Leroy Vieira" w:date="2026-04-29T08:58:58.314Z" w16du:dateUtc="2026-04-29T08:58:58.314Z" w:id="1792496802">
              <w:r w:rsidRPr="516FDCC0" w:rsidDel="52537C79">
                <w:rPr>
                  <w:rFonts w:ascii="Arial" w:hAnsi="Arial" w:cs="Arial"/>
                  <w:sz w:val="20"/>
                  <w:szCs w:val="20"/>
                  <w:lang w:eastAsia="en-IN"/>
                </w:rPr>
                <w:delText>1</w:delText>
              </w:r>
            </w:del>
          </w:p>
        </w:tc>
        <w:tc>
          <w:tcPr>
            <w:tcW w:w="1515" w:type="dxa"/>
            <w:noWrap/>
            <w:tcMar/>
            <w:vAlign w:val="center"/>
            <w:hideMark/>
            <w:tcPrChange w:author="Leroy Vieira" w:date="2026-04-29T09:01:36.496Z" w:id="1634887742">
              <w:tcPr>
                <w:tcW w:w="1671" w:type="dxa"/>
                <w:tcMar/>
                <w:vAlign w:val="center"/>
              </w:tcPr>
            </w:tcPrChange>
          </w:tcPr>
          <w:p w:rsidRPr="00531B07" w:rsidR="00896AB0" w:rsidP="5AD9164B" w:rsidRDefault="00896AB0" w14:paraId="170B070D" w14:textId="5A7B42A8">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Evaluation process starts</w:t>
            </w:r>
          </w:p>
        </w:tc>
        <w:tc>
          <w:tcPr>
            <w:tcW w:w="7350" w:type="dxa"/>
            <w:noWrap/>
            <w:tcMar/>
            <w:vAlign w:val="bottom"/>
            <w:hideMark/>
            <w:tcPrChange w:author="Leroy Vieira" w:date="2026-04-29T09:01:36.496Z" w:id="1074314451">
              <w:tcPr>
                <w:tcW w:w="7350" w:type="dxa"/>
                <w:tcMar/>
                <w:vAlign w:val="bottom"/>
              </w:tcPr>
            </w:tcPrChange>
          </w:tcPr>
          <w:p w:rsidRPr="00531B07" w:rsidR="00896AB0" w:rsidP="5AD9164B" w:rsidRDefault="00896AB0" w14:paraId="1D1A3566" w14:textId="251E9F01">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 xml:space="preserve">The evaluation process starts once responses are submitted. The Procurement Admin (Buyer) can view the responses received by selecting the event and navigating to the Responses Section. </w:t>
            </w:r>
          </w:p>
          <w:p w:rsidRPr="00370BF0" w:rsidR="00896AB0" w:rsidP="3F54F2CE" w:rsidRDefault="00896AB0" w14:paraId="61148A23" w14:textId="6E915836">
            <w:pPr>
              <w:spacing w:before="120" w:beforeAutospacing="1" w:after="120" w:afterAutospacing="1"/>
              <w:jc w:val="both"/>
              <w:rPr>
                <w:rFonts w:ascii="Arial" w:hAnsi="Arial" w:cs="Arial"/>
                <w:sz w:val="20"/>
                <w:szCs w:val="20"/>
                <w:lang w:eastAsia="en-IN"/>
              </w:rPr>
            </w:pPr>
            <w:r w:rsidRPr="00370BF0">
              <w:rPr>
                <w:rFonts w:ascii="Arial" w:hAnsi="Arial" w:cs="Arial"/>
                <w:sz w:val="20"/>
                <w:szCs w:val="20"/>
                <w:lang w:eastAsia="en-IN"/>
              </w:rPr>
              <w:t>If evaluations are not needed. For example:</w:t>
            </w:r>
          </w:p>
          <w:p w:rsidRPr="00370BF0" w:rsidR="00896AB0" w:rsidP="009F6E7D" w:rsidRDefault="00896AB0" w14:paraId="674DB01C" w14:textId="77777777">
            <w:pPr>
              <w:pStyle w:val="ListParagraph"/>
              <w:numPr>
                <w:ilvl w:val="0"/>
                <w:numId w:val="39"/>
              </w:numPr>
              <w:spacing w:before="120" w:after="120"/>
              <w:jc w:val="both"/>
              <w:rPr>
                <w:rFonts w:cs="Arial"/>
                <w:szCs w:val="20"/>
                <w:lang w:val="en-US" w:eastAsia="en-IN"/>
              </w:rPr>
            </w:pPr>
            <w:r w:rsidRPr="00370BF0">
              <w:rPr>
                <w:rFonts w:cs="Arial"/>
                <w:szCs w:val="20"/>
                <w:lang w:val="en-US" w:eastAsia="en-IN"/>
              </w:rPr>
              <w:t>If event is simple, price-only or tactical.</w:t>
            </w:r>
          </w:p>
          <w:p w:rsidRPr="005C76FD" w:rsidR="00896AB0" w:rsidP="009F6E7D" w:rsidRDefault="00896AB0" w14:paraId="50AE0B17" w14:textId="02FFA5FA">
            <w:pPr>
              <w:pStyle w:val="ListParagraph"/>
              <w:numPr>
                <w:ilvl w:val="0"/>
                <w:numId w:val="39"/>
              </w:numPr>
              <w:spacing w:before="120" w:beforeAutospacing="1" w:after="120" w:afterAutospacing="1"/>
              <w:jc w:val="both"/>
              <w:rPr>
                <w:rFonts w:cs="Arial"/>
                <w:szCs w:val="20"/>
                <w:lang w:eastAsia="en-IN"/>
              </w:rPr>
            </w:pPr>
            <w:r w:rsidRPr="00370BF0">
              <w:rPr>
                <w:rFonts w:cs="Arial"/>
                <w:szCs w:val="20"/>
                <w:lang w:val="en-IN" w:eastAsia="en-IN"/>
              </w:rPr>
              <w:t>If event in an RFI</w:t>
            </w:r>
          </w:p>
          <w:p w:rsidRPr="00370BF0" w:rsidR="00896AB0" w:rsidP="005C76FD" w:rsidRDefault="00896AB0" w14:paraId="610C6835" w14:textId="3EE212B8">
            <w:pPr>
              <w:pStyle w:val="ListParagraph"/>
              <w:numPr>
                <w:ilvl w:val="0"/>
                <w:numId w:val="39"/>
              </w:numPr>
              <w:spacing w:before="120" w:beforeAutospacing="1" w:after="120" w:afterAutospacing="1"/>
              <w:jc w:val="both"/>
              <w:rPr>
                <w:rFonts w:cs="Arial"/>
                <w:szCs w:val="20"/>
                <w:lang w:eastAsia="en-IN"/>
              </w:rPr>
            </w:pPr>
            <w:r w:rsidRPr="005C76FD">
              <w:rPr>
                <w:rFonts w:cs="Arial"/>
                <w:szCs w:val="20"/>
                <w:lang w:val="en-IN" w:eastAsia="en-IN"/>
              </w:rPr>
              <w:t>If the awarding does not require multi-criteria scoring.</w:t>
            </w:r>
          </w:p>
          <w:p w:rsidRPr="00531B07" w:rsidR="00896AB0" w:rsidP="3F54F2CE" w:rsidRDefault="00896AB0" w14:paraId="5169F5C4" w14:textId="7B7EF1E7">
            <w:pPr>
              <w:spacing w:before="120" w:beforeAutospacing="1" w:after="120" w:afterAutospacing="1"/>
              <w:jc w:val="both"/>
              <w:rPr>
                <w:rFonts w:ascii="Arial" w:hAnsi="Arial" w:cs="Arial"/>
                <w:b/>
                <w:bCs/>
                <w:sz w:val="20"/>
                <w:szCs w:val="20"/>
                <w:lang w:eastAsia="en-IN"/>
              </w:rPr>
            </w:pPr>
            <w:r w:rsidRPr="3F54F2CE">
              <w:rPr>
                <w:rFonts w:ascii="Arial" w:hAnsi="Arial" w:cs="Arial"/>
                <w:sz w:val="20"/>
                <w:szCs w:val="20"/>
                <w:lang w:eastAsia="en-IN"/>
              </w:rPr>
              <w:t xml:space="preserve">Once the responses are received, the Procurement Admin (Buyer) can request internal users for evaluation (technical and commercial). Evaluators </w:t>
            </w:r>
            <w:r w:rsidRPr="3F54F2CE">
              <w:rPr>
                <w:rFonts w:ascii="Arial" w:hAnsi="Arial" w:cs="Arial"/>
                <w:sz w:val="20"/>
                <w:szCs w:val="20"/>
                <w:lang w:eastAsia="en-IN"/>
              </w:rPr>
              <w:lastRenderedPageBreak/>
              <w:t>can be added in case not added earlier during the creation of the sourcing event.</w:t>
            </w:r>
          </w:p>
          <w:p w:rsidRPr="00531B07" w:rsidR="00896AB0" w:rsidP="5AD9164B" w:rsidRDefault="00896AB0" w14:paraId="690648CD" w14:textId="77777777">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 xml:space="preserve">Under the Evaluators section within the sub section Evaluation Team, the Event owner selects the evaluator who would be evaluating the technical responses of the bid. The Procurement Admin (Buyer) can do so by selecting the checkbox beside the evaluator’s name and selecting the Evaluator Visibility Setting and only checking the relevant options applicable, in this case, Technical Qualifications. </w:t>
            </w:r>
          </w:p>
          <w:p w:rsidRPr="00531B07" w:rsidR="00896AB0" w:rsidP="3F54F2CE" w:rsidRDefault="00896AB0" w14:paraId="3123D031" w14:textId="77777777">
            <w:pPr>
              <w:spacing w:before="120" w:beforeAutospacing="1" w:after="120" w:afterAutospacing="1"/>
              <w:jc w:val="both"/>
              <w:rPr>
                <w:rFonts w:ascii="Arial" w:hAnsi="Arial" w:cs="Arial"/>
                <w:sz w:val="20"/>
                <w:szCs w:val="20"/>
                <w:lang w:eastAsia="en-IN"/>
              </w:rPr>
            </w:pPr>
            <w:r w:rsidRPr="3F54F2CE">
              <w:rPr>
                <w:rFonts w:ascii="Arial" w:hAnsi="Arial" w:cs="Arial"/>
                <w:sz w:val="20"/>
                <w:szCs w:val="20"/>
                <w:lang w:eastAsia="en-IN"/>
              </w:rPr>
              <w:t>The Procurement Admin (Buyer) can also send a message requesting an evaluation from the evaluator by clicking on Request Evaluation.</w:t>
            </w:r>
          </w:p>
          <w:p w:rsidRPr="00531B07" w:rsidR="00896AB0" w:rsidP="5AD9164B" w:rsidRDefault="00896AB0" w14:paraId="45F6BAF9" w14:textId="77777777">
            <w:pPr>
              <w:spacing w:before="120" w:beforeAutospacing="1" w:after="120" w:afterAutospacing="1"/>
              <w:jc w:val="center"/>
              <w:rPr>
                <w:rFonts w:ascii="Arial" w:hAnsi="Arial" w:cs="Arial"/>
                <w:sz w:val="20"/>
                <w:szCs w:val="20"/>
                <w:lang w:eastAsia="en-IN"/>
              </w:rPr>
            </w:pPr>
            <w:r w:rsidRPr="00531B07">
              <w:rPr>
                <w:rFonts w:ascii="Arial" w:hAnsi="Arial" w:cs="Arial"/>
                <w:noProof/>
              </w:rPr>
              <w:drawing>
                <wp:inline distT="0" distB="0" distL="0" distR="0" wp14:anchorId="4869DA5F" wp14:editId="15DD123E">
                  <wp:extent cx="3084137" cy="977844"/>
                  <wp:effectExtent l="12700" t="12700" r="15240" b="13335"/>
                  <wp:docPr id="21613656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36563" name="Picture 23"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180638" cy="1008440"/>
                          </a:xfrm>
                          <a:prstGeom prst="rect">
                            <a:avLst/>
                          </a:prstGeom>
                          <a:ln>
                            <a:solidFill>
                              <a:schemeClr val="tx1"/>
                            </a:solidFill>
                          </a:ln>
                        </pic:spPr>
                      </pic:pic>
                    </a:graphicData>
                  </a:graphic>
                </wp:inline>
              </w:drawing>
            </w:r>
          </w:p>
          <w:p w:rsidRPr="00531B07" w:rsidR="00896AB0" w:rsidP="5AD9164B" w:rsidRDefault="00896AB0" w14:paraId="69461DCC" w14:textId="7E3E6383">
            <w:pPr>
              <w:spacing w:before="120" w:beforeAutospacing="1" w:after="120" w:afterAutospacing="1"/>
              <w:jc w:val="center"/>
              <w:rPr>
                <w:rFonts w:ascii="Arial" w:hAnsi="Arial" w:cs="Arial"/>
                <w:sz w:val="20"/>
                <w:szCs w:val="20"/>
                <w:lang w:eastAsia="en-IN"/>
              </w:rPr>
            </w:pPr>
            <w:r w:rsidRPr="00531B07">
              <w:rPr>
                <w:rFonts w:ascii="Arial" w:hAnsi="Arial" w:cs="Arial"/>
                <w:noProof/>
              </w:rPr>
              <w:drawing>
                <wp:inline distT="0" distB="0" distL="0" distR="0" wp14:anchorId="1F4681C0" wp14:editId="6DB79DBD">
                  <wp:extent cx="3075715" cy="1755140"/>
                  <wp:effectExtent l="12700" t="12700" r="10795" b="10160"/>
                  <wp:docPr id="1311173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3024" name="Picture 131117302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30388" cy="1786339"/>
                          </a:xfrm>
                          <a:prstGeom prst="rect">
                            <a:avLst/>
                          </a:prstGeom>
                          <a:ln>
                            <a:solidFill>
                              <a:schemeClr val="tx1"/>
                            </a:solidFill>
                          </a:ln>
                        </pic:spPr>
                      </pic:pic>
                    </a:graphicData>
                  </a:graphic>
                </wp:inline>
              </w:drawing>
            </w:r>
          </w:p>
          <w:p w:rsidRPr="00531B07" w:rsidR="00896AB0" w:rsidP="5AD9164B" w:rsidRDefault="00896AB0" w14:paraId="592BFECB" w14:textId="77777777">
            <w:pPr>
              <w:spacing w:before="120" w:beforeAutospacing="1" w:after="120" w:afterAutospacing="1"/>
              <w:rPr>
                <w:rFonts w:ascii="Arial" w:hAnsi="Arial" w:cs="Arial"/>
                <w:b/>
                <w:bCs/>
                <w:sz w:val="20"/>
                <w:szCs w:val="20"/>
                <w:lang w:eastAsia="en-IN"/>
              </w:rPr>
            </w:pPr>
          </w:p>
        </w:tc>
      </w:tr>
      <w:tr w:rsidRPr="00531B07" w:rsidR="00896AB0" w:rsidTr="516FDCC0" w14:paraId="2E74F57C" w14:textId="77777777">
        <w:trPr>
          <w:trHeight w:val="290"/>
          <w:trPrChange w:author="Leroy Vieira" w:date="2026-04-29T09:01:35.604Z" w16du:dateUtc="2026-04-29T09:01:35.604Z" w:id="1623389842">
            <w:trPr>
              <w:trHeight w:val="290"/>
            </w:trPr>
          </w:trPrChange>
        </w:trPr>
        <w:tc>
          <w:tcPr>
            <w:tcW w:w="764" w:type="dxa"/>
            <w:tcMar/>
            <w:vAlign w:val="center"/>
            <w:tcPrChange w:author="Leroy Vieira" w:date="2026-04-29T09:01:36.496Z" w:id="1924067698">
              <w:tcPr>
                <w:tcW w:w="608" w:type="dxa"/>
                <w:tcMar/>
                <w:vAlign w:val="center"/>
              </w:tcPr>
            </w:tcPrChange>
          </w:tcPr>
          <w:p w:rsidRPr="3F54F2CE" w:rsidR="00896AB0" w:rsidP="516FDCC0" w:rsidRDefault="002C3AD9" w14:paraId="36E28EAB" w14:textId="50DEA58B">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9:00:06.192Z" w16du:dateUtc="2026-04-29T09:00:06.192Z" w:id="1003263182">
              <w:r w:rsidRPr="516FDCC0" w:rsidR="6649FD14">
                <w:rPr>
                  <w:rFonts w:ascii="Arial" w:hAnsi="Arial" w:cs="Arial"/>
                  <w:sz w:val="20"/>
                  <w:szCs w:val="20"/>
                  <w:lang w:eastAsia="en-IN"/>
                </w:rPr>
                <w:t>4</w:t>
              </w:r>
            </w:ins>
            <w:del w:author="Leroy Vieira" w:date="2026-04-29T09:00:05.868Z" w16du:dateUtc="2026-04-29T09:00:05.868Z" w:id="1051471966">
              <w:r w:rsidRPr="516FDCC0" w:rsidDel="52537C79">
                <w:rPr>
                  <w:rFonts w:ascii="Arial" w:hAnsi="Arial" w:cs="Arial"/>
                  <w:sz w:val="20"/>
                  <w:szCs w:val="20"/>
                  <w:lang w:eastAsia="en-IN"/>
                </w:rPr>
                <w:delText>2</w:delText>
              </w:r>
            </w:del>
          </w:p>
        </w:tc>
        <w:tc>
          <w:tcPr>
            <w:tcW w:w="1515" w:type="dxa"/>
            <w:noWrap/>
            <w:tcMar/>
            <w:vAlign w:val="center"/>
            <w:hideMark/>
            <w:tcPrChange w:author="Leroy Vieira" w:date="2026-04-29T09:01:36.496Z" w:id="761220676">
              <w:tcPr>
                <w:tcW w:w="1671" w:type="dxa"/>
                <w:tcMar/>
                <w:vAlign w:val="center"/>
              </w:tcPr>
            </w:tcPrChange>
          </w:tcPr>
          <w:p w:rsidRPr="00531B07" w:rsidR="00896AB0" w:rsidP="3F54F2CE" w:rsidRDefault="00896AB0" w14:paraId="44C597FB" w14:textId="659F99F7">
            <w:pPr>
              <w:spacing w:before="120" w:beforeAutospacing="1" w:after="120" w:afterAutospacing="1"/>
              <w:rPr>
                <w:rFonts w:ascii="Arial" w:hAnsi="Arial" w:cs="Arial"/>
                <w:b/>
                <w:bCs/>
                <w:sz w:val="20"/>
                <w:szCs w:val="20"/>
                <w:lang w:eastAsia="en-IN"/>
              </w:rPr>
            </w:pPr>
            <w:r w:rsidRPr="3F54F2CE">
              <w:rPr>
                <w:rFonts w:ascii="Arial" w:hAnsi="Arial" w:cs="Arial"/>
                <w:sz w:val="20"/>
                <w:szCs w:val="20"/>
                <w:lang w:eastAsia="en-IN"/>
              </w:rPr>
              <w:t>Review the responses &amp; evaluate accordingly.</w:t>
            </w:r>
          </w:p>
        </w:tc>
        <w:tc>
          <w:tcPr>
            <w:tcW w:w="7350" w:type="dxa"/>
            <w:noWrap/>
            <w:tcMar/>
            <w:vAlign w:val="bottom"/>
            <w:hideMark/>
            <w:tcPrChange w:author="Leroy Vieira" w:date="2026-04-29T09:01:36.496Z" w:id="1112574166">
              <w:tcPr>
                <w:tcW w:w="7350" w:type="dxa"/>
                <w:tcMar/>
                <w:vAlign w:val="bottom"/>
              </w:tcPr>
            </w:tcPrChange>
          </w:tcPr>
          <w:p w:rsidRPr="00531B07" w:rsidR="00896AB0" w:rsidP="5AD9164B" w:rsidRDefault="00896AB0" w14:paraId="195E4966" w14:textId="77777777">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 xml:space="preserve">The evaluator will get a notification to Evaluate the event. </w:t>
            </w:r>
          </w:p>
          <w:p w:rsidR="00896AB0" w:rsidP="00C50B7F" w:rsidRDefault="00896AB0" w14:paraId="5392FD89" w14:textId="3D87FBAD">
            <w:pPr>
              <w:spacing w:before="120" w:beforeAutospacing="1" w:after="120" w:afterAutospacing="1"/>
              <w:jc w:val="center"/>
              <w:rPr>
                <w:rFonts w:ascii="Arial" w:hAnsi="Arial" w:cs="Arial"/>
                <w:sz w:val="20"/>
                <w:szCs w:val="20"/>
                <w:lang w:eastAsia="en-IN"/>
              </w:rPr>
            </w:pPr>
            <w:r>
              <w:rPr>
                <w:noProof/>
              </w:rPr>
              <w:drawing>
                <wp:inline distT="0" distB="0" distL="0" distR="0" wp14:anchorId="337C8BFF" wp14:editId="60F1DCCB">
                  <wp:extent cx="3046384" cy="688074"/>
                  <wp:effectExtent l="12700" t="12700" r="14605" b="10795"/>
                  <wp:docPr id="2014429979" name="Picture 25"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29979" name="Picture 25" descr="A close-up of a white background&#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65499" cy="737565"/>
                          </a:xfrm>
                          <a:prstGeom prst="rect">
                            <a:avLst/>
                          </a:prstGeom>
                          <a:ln>
                            <a:solidFill>
                              <a:schemeClr val="tx1"/>
                            </a:solidFill>
                          </a:ln>
                        </pic:spPr>
                      </pic:pic>
                    </a:graphicData>
                  </a:graphic>
                </wp:inline>
              </w:drawing>
            </w:r>
          </w:p>
          <w:p w:rsidRPr="00531B07" w:rsidR="00896AB0" w:rsidP="5AD9164B" w:rsidRDefault="00896AB0" w14:paraId="1E937195" w14:textId="77777777">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The Event Evaluation Scores page contains the following tabs:</w:t>
            </w:r>
          </w:p>
          <w:p w:rsidRPr="00531B07" w:rsidR="00896AB0" w:rsidP="5AD9164B" w:rsidRDefault="00896AB0" w14:paraId="19792FA8" w14:textId="6224AB6B">
            <w:pPr>
              <w:spacing w:before="120" w:beforeAutospacing="1" w:after="120" w:afterAutospacing="1"/>
              <w:jc w:val="both"/>
              <w:rPr>
                <w:rFonts w:ascii="Arial" w:hAnsi="Arial" w:cs="Arial"/>
                <w:sz w:val="20"/>
                <w:szCs w:val="20"/>
                <w:lang w:eastAsia="en-IN"/>
              </w:rPr>
            </w:pPr>
            <w:r w:rsidRPr="00531B07">
              <w:rPr>
                <w:rFonts w:ascii="Arial" w:hAnsi="Arial" w:cs="Arial"/>
                <w:b/>
                <w:bCs/>
                <w:sz w:val="20"/>
                <w:szCs w:val="20"/>
                <w:lang w:eastAsia="en-IN"/>
              </w:rPr>
              <w:t>Load from File</w:t>
            </w:r>
            <w:r w:rsidRPr="00531B07">
              <w:rPr>
                <w:rFonts w:ascii="Arial" w:hAnsi="Arial" w:cs="Arial"/>
                <w:sz w:val="20"/>
                <w:szCs w:val="20"/>
                <w:lang w:eastAsia="en-IN"/>
              </w:rPr>
              <w:t xml:space="preserve">: evaluate supplier’s responses in the evaluation excel file. </w:t>
            </w:r>
          </w:p>
          <w:p w:rsidRPr="00531B07" w:rsidR="00896AB0" w:rsidP="5AD9164B" w:rsidRDefault="00896AB0" w14:paraId="5926014B" w14:textId="77777777">
            <w:pPr>
              <w:spacing w:before="120" w:beforeAutospacing="1" w:after="120" w:afterAutospacing="1"/>
              <w:jc w:val="both"/>
              <w:rPr>
                <w:rFonts w:ascii="Arial" w:hAnsi="Arial" w:cs="Arial"/>
                <w:sz w:val="20"/>
                <w:szCs w:val="20"/>
                <w:lang w:eastAsia="en-IN"/>
              </w:rPr>
            </w:pPr>
            <w:r w:rsidRPr="00531B07">
              <w:rPr>
                <w:rFonts w:ascii="Arial" w:hAnsi="Arial" w:cs="Arial"/>
                <w:b/>
                <w:bCs/>
                <w:sz w:val="20"/>
                <w:szCs w:val="20"/>
                <w:lang w:eastAsia="en-IN"/>
              </w:rPr>
              <w:t>Forms</w:t>
            </w:r>
            <w:r w:rsidRPr="00531B07">
              <w:rPr>
                <w:rFonts w:ascii="Arial" w:hAnsi="Arial" w:cs="Arial"/>
                <w:sz w:val="20"/>
                <w:szCs w:val="20"/>
                <w:lang w:eastAsia="en-IN"/>
              </w:rPr>
              <w:t>: contains the forms with suppliers' responses.</w:t>
            </w:r>
          </w:p>
          <w:p w:rsidRPr="00531B07" w:rsidR="00896AB0" w:rsidP="5AD9164B" w:rsidRDefault="00896AB0" w14:paraId="220C7C1B" w14:textId="77777777">
            <w:pPr>
              <w:spacing w:before="120" w:beforeAutospacing="1" w:after="120" w:afterAutospacing="1"/>
              <w:jc w:val="both"/>
              <w:rPr>
                <w:rFonts w:ascii="Arial" w:hAnsi="Arial" w:cs="Arial"/>
                <w:sz w:val="20"/>
                <w:szCs w:val="20"/>
                <w:lang w:eastAsia="en-IN"/>
              </w:rPr>
            </w:pPr>
            <w:r w:rsidRPr="00531B07">
              <w:rPr>
                <w:rFonts w:ascii="Arial" w:hAnsi="Arial" w:cs="Arial"/>
                <w:b/>
                <w:bCs/>
                <w:sz w:val="20"/>
                <w:szCs w:val="20"/>
                <w:lang w:eastAsia="en-IN"/>
              </w:rPr>
              <w:t>Attachments</w:t>
            </w:r>
            <w:r w:rsidRPr="00531B07">
              <w:rPr>
                <w:rFonts w:ascii="Arial" w:hAnsi="Arial" w:cs="Arial"/>
                <w:sz w:val="20"/>
                <w:szCs w:val="20"/>
                <w:lang w:eastAsia="en-IN"/>
              </w:rPr>
              <w:t>: contains attachments uploaded by suppliers.</w:t>
            </w:r>
          </w:p>
          <w:p w:rsidRPr="00531B07" w:rsidR="00896AB0" w:rsidP="5AD9164B" w:rsidRDefault="00896AB0" w14:paraId="1042C0FC" w14:textId="1B3ADA64">
            <w:pPr>
              <w:spacing w:before="120" w:beforeAutospacing="1" w:after="120" w:afterAutospacing="1"/>
              <w:jc w:val="both"/>
              <w:rPr>
                <w:rFonts w:ascii="Arial" w:hAnsi="Arial" w:cs="Arial"/>
                <w:sz w:val="20"/>
                <w:szCs w:val="20"/>
                <w:lang w:eastAsia="en-IN"/>
              </w:rPr>
            </w:pPr>
            <w:r w:rsidRPr="00531B07">
              <w:rPr>
                <w:rFonts w:ascii="Arial" w:hAnsi="Arial" w:cs="Arial"/>
                <w:b/>
                <w:bCs/>
                <w:sz w:val="20"/>
                <w:szCs w:val="20"/>
                <w:lang w:eastAsia="en-IN"/>
              </w:rPr>
              <w:t>Items and Services</w:t>
            </w:r>
            <w:r w:rsidRPr="00531B07">
              <w:rPr>
                <w:rFonts w:ascii="Arial" w:hAnsi="Arial" w:cs="Arial"/>
                <w:sz w:val="20"/>
                <w:szCs w:val="20"/>
                <w:lang w:eastAsia="en-IN"/>
              </w:rPr>
              <w:t>: contains the responses given by suppliers for items and services</w:t>
            </w:r>
          </w:p>
          <w:p w:rsidRPr="00531B07" w:rsidR="00896AB0" w:rsidP="5AD9164B" w:rsidRDefault="00896AB0" w14:paraId="3455D528" w14:textId="77777777">
            <w:pPr>
              <w:spacing w:before="120" w:beforeAutospacing="1" w:after="120" w:afterAutospacing="1"/>
              <w:jc w:val="both"/>
              <w:rPr>
                <w:rFonts w:ascii="Arial" w:hAnsi="Arial" w:cs="Arial"/>
                <w:sz w:val="20"/>
                <w:szCs w:val="20"/>
                <w:lang w:eastAsia="en-IN"/>
              </w:rPr>
            </w:pPr>
          </w:p>
          <w:p w:rsidRPr="00531B07" w:rsidR="00896AB0" w:rsidP="5AD9164B" w:rsidRDefault="00896AB0" w14:paraId="14F57E3A" w14:textId="77777777">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lastRenderedPageBreak/>
              <w:t xml:space="preserve">After clicking on the link, there are two methods for the Evaluator to add their scores. </w:t>
            </w:r>
          </w:p>
          <w:p w:rsidRPr="00531B07" w:rsidR="00896AB0" w:rsidP="5AD9164B" w:rsidRDefault="00896AB0" w14:paraId="4472B373" w14:textId="5AE12629">
            <w:pPr>
              <w:pStyle w:val="ListParagraph"/>
              <w:numPr>
                <w:ilvl w:val="0"/>
                <w:numId w:val="28"/>
              </w:numPr>
              <w:spacing w:before="120" w:beforeAutospacing="1" w:after="120" w:afterAutospacing="1"/>
              <w:jc w:val="both"/>
              <w:rPr>
                <w:rFonts w:cs="Arial"/>
                <w:b/>
                <w:bCs/>
                <w:lang w:eastAsia="en-IN"/>
              </w:rPr>
            </w:pPr>
            <w:r w:rsidRPr="00531B07">
              <w:rPr>
                <w:rFonts w:cs="Arial"/>
                <w:b/>
                <w:bCs/>
                <w:lang w:eastAsia="en-IN"/>
              </w:rPr>
              <w:t>Excel Evaluation</w:t>
            </w:r>
            <w:r w:rsidRPr="00531B07">
              <w:rPr>
                <w:rFonts w:cs="Arial"/>
                <w:lang w:eastAsia="en-IN"/>
              </w:rPr>
              <w:t>: The Evaluator can download the excel template and add the scores. Once scores added, the file has to be uploaded in the system which will populate the details.</w:t>
            </w:r>
          </w:p>
          <w:p w:rsidRPr="00531B07" w:rsidR="00896AB0" w:rsidP="5AD9164B" w:rsidRDefault="00896AB0" w14:paraId="5916DDDF" w14:textId="264BCCCB">
            <w:pPr>
              <w:spacing w:before="120" w:beforeAutospacing="1" w:after="120" w:afterAutospacing="1"/>
              <w:jc w:val="center"/>
              <w:rPr>
                <w:rFonts w:ascii="Arial" w:hAnsi="Arial" w:cs="Arial"/>
                <w:sz w:val="20"/>
                <w:szCs w:val="20"/>
                <w:lang w:eastAsia="en-IN"/>
              </w:rPr>
            </w:pPr>
            <w:r w:rsidRPr="00531B07">
              <w:rPr>
                <w:rFonts w:ascii="Arial" w:hAnsi="Arial" w:cs="Arial"/>
                <w:noProof/>
              </w:rPr>
              <w:drawing>
                <wp:inline distT="0" distB="0" distL="0" distR="0" wp14:anchorId="44FC49E8" wp14:editId="7D33DB1F">
                  <wp:extent cx="2417503" cy="1759205"/>
                  <wp:effectExtent l="12700" t="12700" r="8255" b="19050"/>
                  <wp:docPr id="2131107414" name="Picture 26"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07414" name="Picture 26" descr="A screenshot of a screen&#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54979" cy="1786476"/>
                          </a:xfrm>
                          <a:prstGeom prst="rect">
                            <a:avLst/>
                          </a:prstGeom>
                          <a:ln>
                            <a:solidFill>
                              <a:schemeClr val="tx1"/>
                            </a:solidFill>
                          </a:ln>
                        </pic:spPr>
                      </pic:pic>
                    </a:graphicData>
                  </a:graphic>
                </wp:inline>
              </w:drawing>
            </w:r>
          </w:p>
          <w:p w:rsidRPr="00531B07" w:rsidR="00896AB0" w:rsidP="5AD9164B" w:rsidRDefault="00896AB0" w14:paraId="2AA8BBAC" w14:textId="50F0AD26">
            <w:pPr>
              <w:pStyle w:val="ListParagraph"/>
              <w:numPr>
                <w:ilvl w:val="0"/>
                <w:numId w:val="28"/>
              </w:numPr>
              <w:spacing w:before="120" w:beforeAutospacing="1" w:after="120" w:afterAutospacing="1"/>
              <w:jc w:val="both"/>
              <w:rPr>
                <w:rFonts w:cs="Arial"/>
                <w:lang w:eastAsia="en-IN"/>
              </w:rPr>
            </w:pPr>
            <w:r w:rsidRPr="00531B07">
              <w:rPr>
                <w:rFonts w:cs="Arial"/>
                <w:b/>
                <w:bCs/>
                <w:lang w:eastAsia="en-IN"/>
              </w:rPr>
              <w:t>Manual Evaluation</w:t>
            </w:r>
            <w:r w:rsidRPr="00531B07">
              <w:rPr>
                <w:rFonts w:cs="Arial"/>
                <w:lang w:eastAsia="en-IN"/>
              </w:rPr>
              <w:t>: For evaluating supplier responses in Coupa, go to the Forms, Attachment, and Items and Services tabs, respectively. Evaluators enter scores, evaluations, and comments and Submit.</w:t>
            </w:r>
          </w:p>
          <w:p w:rsidRPr="00531B07" w:rsidR="00896AB0" w:rsidP="5AD9164B" w:rsidRDefault="00896AB0" w14:paraId="00070D32" w14:textId="7A3AFC7C">
            <w:pPr>
              <w:spacing w:before="120" w:beforeAutospacing="1" w:after="120" w:afterAutospacing="1"/>
              <w:jc w:val="center"/>
              <w:rPr>
                <w:rFonts w:ascii="Arial" w:hAnsi="Arial" w:cs="Arial"/>
                <w:lang w:eastAsia="en-IN"/>
              </w:rPr>
            </w:pPr>
            <w:r w:rsidRPr="00531B07">
              <w:rPr>
                <w:rFonts w:ascii="Arial" w:hAnsi="Arial" w:cs="Arial"/>
                <w:noProof/>
              </w:rPr>
              <w:drawing>
                <wp:inline distT="0" distB="0" distL="0" distR="0" wp14:anchorId="43F52735" wp14:editId="4CEF03F7">
                  <wp:extent cx="4512310" cy="1429385"/>
                  <wp:effectExtent l="12700" t="12700" r="8890" b="18415"/>
                  <wp:docPr id="65717850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8501" name="Picture 27"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12310" cy="1429385"/>
                          </a:xfrm>
                          <a:prstGeom prst="rect">
                            <a:avLst/>
                          </a:prstGeom>
                          <a:ln>
                            <a:solidFill>
                              <a:schemeClr val="tx1"/>
                            </a:solidFill>
                          </a:ln>
                        </pic:spPr>
                      </pic:pic>
                    </a:graphicData>
                  </a:graphic>
                </wp:inline>
              </w:drawing>
            </w:r>
          </w:p>
          <w:p w:rsidRPr="00531B07" w:rsidR="00896AB0" w:rsidP="3A0D1FA5" w:rsidRDefault="00896AB0" w14:paraId="5DA75C57" w14:textId="6509B929">
            <w:pPr>
              <w:spacing w:before="120" w:beforeAutospacing="on" w:after="120" w:afterAutospacing="on"/>
              <w:rPr>
                <w:ins w:author="Sandesh Jagtap" w:date="2026-02-10T09:13:39.601Z" w16du:dateUtc="2026-02-10T09:13:39.601Z" w:id="1359867328"/>
                <w:rFonts w:ascii="Arial" w:hAnsi="Arial" w:cs="Arial"/>
                <w:sz w:val="20"/>
                <w:szCs w:val="20"/>
                <w:lang w:eastAsia="en-IN"/>
              </w:rPr>
            </w:pPr>
            <w:r w:rsidRPr="3A0D1FA5" w:rsidR="1DD8AC9F">
              <w:rPr>
                <w:rFonts w:ascii="Arial" w:hAnsi="Arial" w:cs="Arial"/>
                <w:sz w:val="20"/>
                <w:szCs w:val="20"/>
                <w:lang w:eastAsia="en-IN"/>
              </w:rPr>
              <w:t xml:space="preserve">The event status will remain as Pending Evaluation until all invited Evaluators have </w:t>
            </w:r>
            <w:r w:rsidRPr="3A0D1FA5" w:rsidR="1DD8AC9F">
              <w:rPr>
                <w:rFonts w:ascii="Arial" w:hAnsi="Arial" w:cs="Arial"/>
                <w:sz w:val="20"/>
                <w:szCs w:val="20"/>
                <w:lang w:eastAsia="en-IN"/>
              </w:rPr>
              <w:t>submitted</w:t>
            </w:r>
            <w:r w:rsidRPr="3A0D1FA5" w:rsidR="1DD8AC9F">
              <w:rPr>
                <w:rFonts w:ascii="Arial" w:hAnsi="Arial" w:cs="Arial"/>
                <w:sz w:val="20"/>
                <w:szCs w:val="20"/>
                <w:lang w:eastAsia="en-IN"/>
              </w:rPr>
              <w:t xml:space="preserve"> their evaluations, or the evaluation process has ended.</w:t>
            </w:r>
          </w:p>
          <w:p w:rsidRPr="00531B07" w:rsidR="00896AB0" w:rsidP="3A0D1FA5" w:rsidRDefault="00896AB0" w14:paraId="434E508C" w14:textId="7C3B0369">
            <w:pPr>
              <w:spacing w:before="120" w:beforeAutospacing="on" w:after="120" w:afterAutospacing="on"/>
              <w:rPr>
                <w:rFonts w:ascii="Arial" w:hAnsi="Arial" w:cs="Arial"/>
                <w:sz w:val="20"/>
                <w:szCs w:val="20"/>
                <w:lang w:eastAsia="en-IN"/>
              </w:rPr>
            </w:pPr>
            <w:ins w:author="Sandesh Jagtap" w:date="2026-02-10T09:14:40.583Z" w16du:dateUtc="2026-02-10T09:14:40.583Z" w:id="806399684">
              <w:r w:rsidRPr="3A0D1FA5" w:rsidR="0FE781F4">
                <w:rPr>
                  <w:rFonts w:ascii="Arial" w:hAnsi="Arial" w:cs="Arial"/>
                  <w:sz w:val="20"/>
                  <w:szCs w:val="20"/>
                  <w:lang w:eastAsia="en-IN"/>
                </w:rPr>
                <w:t>The buyer can send a reminder to evaluators if the evaluation is not completed on time.</w:t>
              </w:r>
            </w:ins>
          </w:p>
        </w:tc>
      </w:tr>
      <w:tr w:rsidRPr="00531B07" w:rsidR="00896AB0" w:rsidTr="516FDCC0" w14:paraId="1A637C7E" w14:textId="77777777">
        <w:trPr>
          <w:trHeight w:val="290"/>
          <w:trPrChange w:author="Leroy Vieira" w:date="2026-04-29T09:01:35.605Z" w16du:dateUtc="2026-04-29T09:01:35.605Z" w:id="905313666">
            <w:trPr>
              <w:trHeight w:val="290"/>
            </w:trPr>
          </w:trPrChange>
        </w:trPr>
        <w:tc>
          <w:tcPr>
            <w:tcW w:w="764" w:type="dxa"/>
            <w:tcMar/>
            <w:vAlign w:val="center"/>
            <w:tcPrChange w:author="Leroy Vieira" w:date="2026-04-29T09:01:36.496Z" w:id="1132430729">
              <w:tcPr>
                <w:tcW w:w="608" w:type="dxa"/>
                <w:tcMar/>
                <w:vAlign w:val="center"/>
              </w:tcPr>
            </w:tcPrChange>
          </w:tcPr>
          <w:p w:rsidRPr="00531B07" w:rsidR="00896AB0" w:rsidP="516FDCC0" w:rsidRDefault="002C3AD9" w14:paraId="7A496881" w14:textId="0398F9AA">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9:00:11.069Z" w16du:dateUtc="2026-04-29T09:00:11.069Z" w:id="568139694">
              <w:r w:rsidRPr="516FDCC0" w:rsidR="78965475">
                <w:rPr>
                  <w:rFonts w:ascii="Arial" w:hAnsi="Arial" w:cs="Arial"/>
                  <w:sz w:val="20"/>
                  <w:szCs w:val="20"/>
                  <w:lang w:eastAsia="en-IN"/>
                </w:rPr>
                <w:t>5</w:t>
              </w:r>
            </w:ins>
            <w:del w:author="Leroy Vieira" w:date="2026-04-29T09:00:10.67Z" w16du:dateUtc="2026-04-29T09:00:10.67Z" w:id="1087899424">
              <w:r w:rsidRPr="516FDCC0" w:rsidDel="52537C79">
                <w:rPr>
                  <w:rFonts w:ascii="Arial" w:hAnsi="Arial" w:cs="Arial"/>
                  <w:sz w:val="20"/>
                  <w:szCs w:val="20"/>
                  <w:lang w:eastAsia="en-IN"/>
                </w:rPr>
                <w:delText>3</w:delText>
              </w:r>
            </w:del>
          </w:p>
        </w:tc>
        <w:tc>
          <w:tcPr>
            <w:tcW w:w="1515" w:type="dxa"/>
            <w:noWrap/>
            <w:tcMar/>
            <w:vAlign w:val="center"/>
            <w:hideMark/>
            <w:tcPrChange w:author="Leroy Vieira" w:date="2026-04-29T09:01:36.497Z" w:id="142834999">
              <w:tcPr>
                <w:tcW w:w="1671" w:type="dxa"/>
                <w:tcMar/>
                <w:vAlign w:val="center"/>
              </w:tcPr>
            </w:tcPrChange>
          </w:tcPr>
          <w:p w:rsidRPr="00531B07" w:rsidR="00896AB0" w:rsidP="5AD9164B" w:rsidRDefault="00896AB0" w14:paraId="3A9DEBED" w14:textId="2C880C37">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Review the evaluation results</w:t>
            </w:r>
          </w:p>
        </w:tc>
        <w:tc>
          <w:tcPr>
            <w:tcW w:w="7350" w:type="dxa"/>
            <w:noWrap/>
            <w:tcMar/>
            <w:tcPrChange w:author="Leroy Vieira" w:date="2026-04-29T09:01:36.497Z" w:id="767843096">
              <w:tcPr>
                <w:tcW w:w="7350" w:type="dxa"/>
                <w:tcMar/>
              </w:tcPr>
            </w:tcPrChange>
          </w:tcPr>
          <w:p w:rsidRPr="00531B07" w:rsidR="00896AB0" w:rsidP="5AD9164B" w:rsidRDefault="00896AB0" w14:paraId="5770B884" w14:textId="5348E850">
            <w:pPr>
              <w:spacing w:before="120" w:beforeAutospacing="1" w:after="120" w:afterAutospacing="1"/>
              <w:rPr>
                <w:rFonts w:ascii="Arial" w:hAnsi="Arial" w:cs="Arial"/>
                <w:sz w:val="20"/>
                <w:szCs w:val="20"/>
                <w:lang w:eastAsia="en-IN"/>
              </w:rPr>
            </w:pPr>
            <w:r w:rsidRPr="00531B07">
              <w:rPr>
                <w:rFonts w:ascii="Arial" w:hAnsi="Arial" w:cs="Arial"/>
                <w:sz w:val="20"/>
                <w:szCs w:val="20"/>
                <w:lang w:eastAsia="en-IN"/>
              </w:rPr>
              <w:t>Once all evaluations have been received by the respective evaluators, the Procurement Admin can End Evaluation and review Evaluation Summary populated from the inputs provided by the evaluators.</w:t>
            </w:r>
          </w:p>
        </w:tc>
      </w:tr>
      <w:tr w:rsidRPr="00531B07" w:rsidR="00896AB0" w:rsidTr="516FDCC0" w14:paraId="6DFAB5EF" w14:textId="77777777">
        <w:trPr>
          <w:trHeight w:val="290"/>
          <w:trPrChange w:author="Leroy Vieira" w:date="2026-04-29T09:01:35.606Z" w16du:dateUtc="2026-04-29T09:01:35.606Z" w:id="1661588091">
            <w:trPr>
              <w:trHeight w:val="290"/>
            </w:trPr>
          </w:trPrChange>
        </w:trPr>
        <w:tc>
          <w:tcPr>
            <w:tcW w:w="764" w:type="dxa"/>
            <w:tcMar/>
            <w:vAlign w:val="center"/>
            <w:tcPrChange w:author="Leroy Vieira" w:date="2026-04-29T09:01:36.497Z" w:id="2114961614">
              <w:tcPr>
                <w:tcW w:w="608" w:type="dxa"/>
                <w:tcMar/>
                <w:vAlign w:val="center"/>
              </w:tcPr>
            </w:tcPrChange>
          </w:tcPr>
          <w:p w:rsidRPr="00531B07" w:rsidR="00896AB0" w:rsidP="516FDCC0" w:rsidRDefault="002C3AD9" w14:paraId="0C281158" w14:textId="26F71D3C">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9:00:33.674Z" w16du:dateUtc="2026-04-29T09:00:33.674Z" w:id="2097989787">
              <w:r w:rsidRPr="516FDCC0" w:rsidR="032EF490">
                <w:rPr>
                  <w:rFonts w:ascii="Arial" w:hAnsi="Arial" w:cs="Arial"/>
                  <w:sz w:val="20"/>
                  <w:szCs w:val="20"/>
                  <w:lang w:eastAsia="en-IN"/>
                </w:rPr>
                <w:t>6</w:t>
              </w:r>
            </w:ins>
            <w:del w:author="Leroy Vieira" w:date="2026-04-29T09:00:33.566Z" w16du:dateUtc="2026-04-29T09:00:33.566Z" w:id="262553200">
              <w:r w:rsidRPr="516FDCC0" w:rsidDel="52537C79">
                <w:rPr>
                  <w:rFonts w:ascii="Arial" w:hAnsi="Arial" w:cs="Arial"/>
                  <w:sz w:val="20"/>
                  <w:szCs w:val="20"/>
                  <w:lang w:eastAsia="en-IN"/>
                </w:rPr>
                <w:delText>4</w:delText>
              </w:r>
            </w:del>
          </w:p>
        </w:tc>
        <w:tc>
          <w:tcPr>
            <w:tcW w:w="1515" w:type="dxa"/>
            <w:noWrap/>
            <w:tcMar/>
            <w:vAlign w:val="center"/>
            <w:hideMark/>
            <w:tcPrChange w:author="Leroy Vieira" w:date="2026-04-29T09:01:36.497Z" w:id="1549964771">
              <w:tcPr>
                <w:tcW w:w="1671" w:type="dxa"/>
                <w:tcMar/>
                <w:vAlign w:val="center"/>
              </w:tcPr>
            </w:tcPrChange>
          </w:tcPr>
          <w:p w:rsidRPr="00531B07" w:rsidR="00896AB0" w:rsidP="5AD9164B" w:rsidRDefault="00896AB0" w14:paraId="5635F053" w14:textId="6D3B047D">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Award Event</w:t>
            </w:r>
          </w:p>
        </w:tc>
        <w:tc>
          <w:tcPr>
            <w:tcW w:w="7350" w:type="dxa"/>
            <w:noWrap/>
            <w:tcMar/>
            <w:vAlign w:val="bottom"/>
            <w:hideMark/>
            <w:tcPrChange w:author="Leroy Vieira" w:date="2026-04-29T09:01:36.497Z" w:id="1668289912">
              <w:tcPr>
                <w:tcW w:w="7350" w:type="dxa"/>
                <w:tcMar/>
                <w:vAlign w:val="bottom"/>
              </w:tcPr>
            </w:tcPrChange>
          </w:tcPr>
          <w:p w:rsidRPr="00BF0E14" w:rsidR="00896AB0" w:rsidP="5AD9164B" w:rsidRDefault="00896AB0" w14:paraId="5429F84A" w14:textId="13A67648">
            <w:pPr>
              <w:spacing w:before="120" w:beforeAutospacing="1" w:after="120" w:afterAutospacing="1"/>
              <w:jc w:val="both"/>
              <w:rPr>
                <w:rFonts w:ascii="Arial" w:hAnsi="Arial" w:cs="Arial"/>
                <w:b/>
                <w:bCs/>
                <w:sz w:val="20"/>
                <w:szCs w:val="20"/>
                <w:lang w:eastAsia="en-IN"/>
              </w:rPr>
            </w:pPr>
            <w:r w:rsidRPr="00531B07">
              <w:rPr>
                <w:rFonts w:ascii="Arial" w:hAnsi="Arial" w:cs="Arial"/>
                <w:sz w:val="20"/>
                <w:szCs w:val="20"/>
                <w:lang w:eastAsia="en-IN"/>
              </w:rPr>
              <w:t xml:space="preserve">Decide on the event award based on evaluations. </w:t>
            </w:r>
          </w:p>
          <w:p w:rsidRPr="00531B07" w:rsidR="00896AB0" w:rsidP="5AD9164B" w:rsidRDefault="00896AB0" w14:paraId="1F3285D6" w14:textId="3ABB8E93">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Go to the Responses page in the sourcing event and open one of the responses you wish to award by clicking it in the Responses table. The Procurement Admin (Buyer) can award the selected winner(s) in the Sourcing event using award option.</w:t>
            </w:r>
          </w:p>
          <w:p w:rsidRPr="00531B07" w:rsidR="00896AB0" w:rsidP="5AD9164B" w:rsidRDefault="00896AB0" w14:paraId="4D5305A4" w14:textId="2F8AB97C">
            <w:pPr>
              <w:spacing w:before="120" w:beforeAutospacing="1" w:after="120" w:afterAutospacing="1"/>
              <w:jc w:val="center"/>
              <w:rPr>
                <w:rFonts w:ascii="Arial" w:hAnsi="Arial" w:cs="Arial"/>
                <w:b/>
                <w:bCs/>
                <w:sz w:val="20"/>
                <w:szCs w:val="20"/>
                <w:lang w:eastAsia="en-IN"/>
              </w:rPr>
            </w:pPr>
            <w:r w:rsidRPr="00531B07">
              <w:rPr>
                <w:rFonts w:ascii="Arial" w:hAnsi="Arial" w:cs="Arial"/>
                <w:noProof/>
              </w:rPr>
              <w:lastRenderedPageBreak/>
              <w:drawing>
                <wp:inline distT="0" distB="0" distL="0" distR="0" wp14:anchorId="77FA8C81" wp14:editId="28C638E6">
                  <wp:extent cx="3276484" cy="1565390"/>
                  <wp:effectExtent l="12700" t="12700" r="13335" b="9525"/>
                  <wp:docPr id="198396799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7993" name="Picture 28"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318212" cy="1585326"/>
                          </a:xfrm>
                          <a:prstGeom prst="rect">
                            <a:avLst/>
                          </a:prstGeom>
                          <a:ln>
                            <a:solidFill>
                              <a:schemeClr val="tx1"/>
                            </a:solidFill>
                          </a:ln>
                        </pic:spPr>
                      </pic:pic>
                    </a:graphicData>
                  </a:graphic>
                </wp:inline>
              </w:drawing>
            </w:r>
          </w:p>
          <w:p w:rsidRPr="00531B07" w:rsidR="00896AB0" w:rsidP="5AD9164B" w:rsidRDefault="00896AB0" w14:paraId="176738CC" w14:textId="44343F69">
            <w:pPr>
              <w:spacing w:before="120" w:beforeAutospacing="1" w:after="120" w:afterAutospacing="1"/>
              <w:jc w:val="center"/>
              <w:rPr>
                <w:rFonts w:ascii="Arial" w:hAnsi="Arial" w:cs="Arial"/>
                <w:b/>
                <w:bCs/>
                <w:sz w:val="20"/>
                <w:szCs w:val="20"/>
                <w:lang w:eastAsia="en-IN"/>
              </w:rPr>
            </w:pPr>
            <w:r w:rsidRPr="00531B07">
              <w:rPr>
                <w:rFonts w:ascii="Arial" w:hAnsi="Arial" w:cs="Arial"/>
                <w:noProof/>
              </w:rPr>
              <w:drawing>
                <wp:inline distT="0" distB="0" distL="0" distR="0" wp14:anchorId="23717936" wp14:editId="6E8C0EF3">
                  <wp:extent cx="2316886" cy="1671314"/>
                  <wp:effectExtent l="12700" t="12700" r="7620" b="18415"/>
                  <wp:docPr id="608205824"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05824" name="Picture 30"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81535" cy="1717950"/>
                          </a:xfrm>
                          <a:prstGeom prst="rect">
                            <a:avLst/>
                          </a:prstGeom>
                          <a:ln>
                            <a:solidFill>
                              <a:schemeClr val="tx1"/>
                            </a:solidFill>
                          </a:ln>
                        </pic:spPr>
                      </pic:pic>
                    </a:graphicData>
                  </a:graphic>
                </wp:inline>
              </w:drawing>
            </w:r>
          </w:p>
        </w:tc>
      </w:tr>
      <w:tr w:rsidRPr="00531B07" w:rsidR="00896AB0" w:rsidTr="516FDCC0" w14:paraId="69C8EC35" w14:textId="77777777">
        <w:trPr>
          <w:trHeight w:val="290"/>
          <w:trPrChange w:author="Leroy Vieira" w:date="2026-04-29T09:01:35.607Z" w16du:dateUtc="2026-04-29T09:01:35.607Z" w:id="156691241">
            <w:trPr>
              <w:trHeight w:val="290"/>
            </w:trPr>
          </w:trPrChange>
        </w:trPr>
        <w:tc>
          <w:tcPr>
            <w:tcW w:w="764" w:type="dxa"/>
            <w:tcMar/>
            <w:vAlign w:val="center"/>
            <w:tcPrChange w:author="Leroy Vieira" w:date="2026-04-29T09:01:36.497Z" w:id="1139252835">
              <w:tcPr>
                <w:tcW w:w="608" w:type="dxa"/>
                <w:tcMar/>
                <w:vAlign w:val="center"/>
              </w:tcPr>
            </w:tcPrChange>
          </w:tcPr>
          <w:p w:rsidRPr="00531B07" w:rsidR="00896AB0" w:rsidP="516FDCC0" w:rsidRDefault="002C3AD9" w14:paraId="1C8F9C30" w14:textId="1398D3D0">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9:00:38.715Z" w16du:dateUtc="2026-04-29T09:00:38.715Z" w:id="289670098">
              <w:r w:rsidRPr="516FDCC0" w:rsidR="59A24F72">
                <w:rPr>
                  <w:rFonts w:ascii="Arial" w:hAnsi="Arial" w:cs="Arial"/>
                  <w:sz w:val="20"/>
                  <w:szCs w:val="20"/>
                  <w:lang w:eastAsia="en-IN"/>
                </w:rPr>
                <w:t>7</w:t>
              </w:r>
            </w:ins>
            <w:del w:author="Leroy Vieira" w:date="2026-04-29T09:00:38.103Z" w16du:dateUtc="2026-04-29T09:00:38.103Z" w:id="2033970652">
              <w:r w:rsidRPr="516FDCC0" w:rsidDel="52537C79">
                <w:rPr>
                  <w:rFonts w:ascii="Arial" w:hAnsi="Arial" w:cs="Arial"/>
                  <w:sz w:val="20"/>
                  <w:szCs w:val="20"/>
                  <w:lang w:eastAsia="en-IN"/>
                </w:rPr>
                <w:delText>5</w:delText>
              </w:r>
            </w:del>
          </w:p>
        </w:tc>
        <w:tc>
          <w:tcPr>
            <w:tcW w:w="1515" w:type="dxa"/>
            <w:noWrap/>
            <w:tcMar/>
            <w:vAlign w:val="center"/>
            <w:hideMark/>
            <w:tcPrChange w:author="Leroy Vieira" w:date="2026-04-29T09:01:36.497Z" w:id="1363866949">
              <w:tcPr>
                <w:tcW w:w="1671" w:type="dxa"/>
                <w:tcMar/>
                <w:vAlign w:val="center"/>
              </w:tcPr>
            </w:tcPrChange>
          </w:tcPr>
          <w:p w:rsidRPr="00531B07" w:rsidR="00896AB0" w:rsidP="5AD9164B" w:rsidRDefault="00896AB0" w14:paraId="36407430" w14:textId="782E2007">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Award Approvals</w:t>
            </w:r>
          </w:p>
        </w:tc>
        <w:tc>
          <w:tcPr>
            <w:tcW w:w="7350" w:type="dxa"/>
            <w:noWrap/>
            <w:tcMar/>
            <w:vAlign w:val="bottom"/>
            <w:hideMark/>
            <w:tcPrChange w:author="Leroy Vieira" w:date="2026-04-29T09:01:36.497Z" w:id="1153950355">
              <w:tcPr>
                <w:tcW w:w="7350" w:type="dxa"/>
                <w:tcMar/>
                <w:vAlign w:val="bottom"/>
              </w:tcPr>
            </w:tcPrChange>
          </w:tcPr>
          <w:p w:rsidRPr="00531B07" w:rsidR="00896AB0" w:rsidP="5AD9164B" w:rsidRDefault="00896AB0" w14:paraId="383D1576" w14:textId="61B82B20">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 xml:space="preserve">This step triggers the award approval process based on </w:t>
            </w:r>
            <w:r>
              <w:rPr>
                <w:rFonts w:ascii="Arial" w:hAnsi="Arial" w:cs="Arial"/>
                <w:sz w:val="20"/>
                <w:szCs w:val="20"/>
                <w:lang w:eastAsia="en-IN"/>
              </w:rPr>
              <w:t>-LOA</w:t>
            </w:r>
            <w:r w:rsidRPr="00531B07">
              <w:rPr>
                <w:rFonts w:ascii="Arial" w:hAnsi="Arial" w:cs="Arial"/>
                <w:sz w:val="20"/>
                <w:szCs w:val="20"/>
                <w:lang w:eastAsia="en-IN"/>
              </w:rPr>
              <w:t xml:space="preserve"> and workflow configuration. </w:t>
            </w:r>
          </w:p>
          <w:p w:rsidR="002A067B" w:rsidP="00BF0E14" w:rsidRDefault="00896AB0" w14:paraId="66E54607" w14:textId="77777777">
            <w:pPr>
              <w:pStyle w:val="ListParagraph"/>
              <w:numPr>
                <w:ilvl w:val="0"/>
                <w:numId w:val="26"/>
              </w:numPr>
              <w:spacing w:before="120" w:beforeAutospacing="1" w:after="120" w:afterAutospacing="1"/>
              <w:jc w:val="both"/>
              <w:rPr>
                <w:rFonts w:cs="Arial"/>
                <w:szCs w:val="20"/>
                <w:lang w:eastAsia="en-IN"/>
              </w:rPr>
            </w:pPr>
            <w:r w:rsidRPr="00BF0E14">
              <w:rPr>
                <w:rFonts w:cs="Arial"/>
                <w:szCs w:val="20"/>
                <w:lang w:eastAsia="en-IN"/>
              </w:rPr>
              <w:t>TC1: Category Manager</w:t>
            </w:r>
          </w:p>
          <w:p w:rsidRPr="002A067B" w:rsidR="002A067B" w:rsidP="00BF0E14" w:rsidRDefault="00896AB0" w14:paraId="224481D4" w14:textId="5D74DA3D">
            <w:pPr>
              <w:pStyle w:val="ListParagraph"/>
              <w:numPr>
                <w:ilvl w:val="0"/>
                <w:numId w:val="26"/>
              </w:numPr>
              <w:spacing w:before="120" w:beforeAutospacing="1" w:after="120" w:afterAutospacing="1"/>
              <w:jc w:val="both"/>
              <w:rPr>
                <w:rFonts w:cs="Arial"/>
                <w:szCs w:val="20"/>
                <w:lang w:eastAsia="en-IN"/>
              </w:rPr>
            </w:pPr>
            <w:r w:rsidRPr="002A067B">
              <w:rPr>
                <w:rFonts w:cs="Arial"/>
                <w:szCs w:val="20"/>
                <w:lang w:eastAsia="en-IN"/>
              </w:rPr>
              <w:t xml:space="preserve">TC2: VP Procurement </w:t>
            </w:r>
          </w:p>
          <w:p w:rsidRPr="00BF0E14" w:rsidR="00896AB0" w:rsidP="00BF0E14" w:rsidRDefault="00896AB0" w14:paraId="7068AAD6" w14:textId="41029F19">
            <w:pPr>
              <w:spacing w:before="120" w:beforeAutospacing="1" w:after="120" w:afterAutospacing="1"/>
              <w:jc w:val="both"/>
              <w:rPr>
                <w:rFonts w:ascii="Arial" w:hAnsi="Arial" w:cs="Arial"/>
                <w:sz w:val="20"/>
                <w:szCs w:val="20"/>
                <w:lang w:eastAsia="en-IN"/>
              </w:rPr>
            </w:pPr>
            <w:r w:rsidRPr="00BF0E14">
              <w:rPr>
                <w:rFonts w:cs="Arial"/>
                <w:szCs w:val="20"/>
                <w:lang w:eastAsia="en-IN"/>
              </w:rPr>
              <w:t xml:space="preserve">Above a specific amount VP Procurement goes to the board and takes the approval offline, then VP Procurement will approve the event in Coupa and attach board </w:t>
            </w:r>
            <w:proofErr w:type="spellStart"/>
            <w:r w:rsidRPr="00BF0E14">
              <w:rPr>
                <w:rFonts w:cs="Arial"/>
                <w:szCs w:val="20"/>
                <w:lang w:eastAsia="en-IN"/>
              </w:rPr>
              <w:t>approval.</w:t>
            </w:r>
            <w:r w:rsidRPr="00BF0E14">
              <w:rPr>
                <w:rFonts w:ascii="Arial" w:hAnsi="Arial" w:cs="Arial"/>
                <w:sz w:val="20"/>
                <w:szCs w:val="20"/>
                <w:lang w:eastAsia="en-IN"/>
              </w:rPr>
              <w:t>Approval</w:t>
            </w:r>
            <w:proofErr w:type="spellEnd"/>
            <w:r w:rsidRPr="00BF0E14">
              <w:rPr>
                <w:rFonts w:ascii="Arial" w:hAnsi="Arial" w:cs="Arial"/>
                <w:sz w:val="20"/>
                <w:szCs w:val="20"/>
                <w:lang w:eastAsia="en-IN"/>
              </w:rPr>
              <w:t xml:space="preserve"> Outcomes:</w:t>
            </w:r>
          </w:p>
          <w:p w:rsidRPr="00531B07" w:rsidR="00896AB0" w:rsidP="5AD9164B" w:rsidRDefault="00896AB0" w14:paraId="7B08B04B" w14:textId="4A53F6AF">
            <w:pPr>
              <w:pStyle w:val="ListParagraph"/>
              <w:numPr>
                <w:ilvl w:val="0"/>
                <w:numId w:val="25"/>
              </w:numPr>
              <w:spacing w:before="120" w:beforeAutospacing="1" w:after="120" w:afterAutospacing="1"/>
              <w:rPr>
                <w:rFonts w:cs="Arial"/>
                <w:lang w:eastAsia="en-IN"/>
              </w:rPr>
            </w:pPr>
            <w:r w:rsidRPr="00531B07">
              <w:rPr>
                <w:rFonts w:cs="Arial"/>
                <w:b/>
                <w:bCs/>
                <w:color w:val="00B050"/>
                <w:lang w:eastAsia="en-IN"/>
              </w:rPr>
              <w:t>Approved</w:t>
            </w:r>
            <w:r w:rsidRPr="00531B07">
              <w:rPr>
                <w:rFonts w:cs="Arial"/>
                <w:color w:val="00B050"/>
                <w:lang w:eastAsia="en-IN"/>
              </w:rPr>
              <w:t xml:space="preserve"> </w:t>
            </w:r>
            <w:r w:rsidRPr="00531B07">
              <w:rPr>
                <w:rFonts w:cs="Arial"/>
                <w:lang w:eastAsia="en-IN"/>
              </w:rPr>
              <w:t>– The sourcing event is awarded to the supplier(s).</w:t>
            </w:r>
          </w:p>
          <w:p w:rsidRPr="00531B07" w:rsidR="00896AB0" w:rsidP="5AD9164B" w:rsidRDefault="00896AB0" w14:paraId="6632DDC3" w14:textId="35AEB1CE">
            <w:pPr>
              <w:pStyle w:val="ListParagraph"/>
              <w:numPr>
                <w:ilvl w:val="0"/>
                <w:numId w:val="25"/>
              </w:numPr>
              <w:spacing w:before="120" w:beforeAutospacing="1" w:after="120" w:afterAutospacing="1"/>
              <w:rPr>
                <w:rFonts w:cs="Arial"/>
                <w:lang w:eastAsia="en-IN"/>
              </w:rPr>
            </w:pPr>
            <w:r w:rsidRPr="00531B07">
              <w:rPr>
                <w:rFonts w:cs="Arial"/>
                <w:b/>
                <w:bCs/>
                <w:color w:val="EE0000"/>
                <w:lang w:eastAsia="en-IN"/>
              </w:rPr>
              <w:t>Rejected</w:t>
            </w:r>
            <w:r w:rsidRPr="00531B07">
              <w:rPr>
                <w:rFonts w:cs="Arial"/>
                <w:color w:val="EE0000"/>
                <w:lang w:eastAsia="en-IN"/>
              </w:rPr>
              <w:t xml:space="preserve"> </w:t>
            </w:r>
            <w:r w:rsidRPr="00531B07">
              <w:rPr>
                <w:rFonts w:cs="Arial"/>
                <w:lang w:eastAsia="en-IN"/>
              </w:rPr>
              <w:t>– The system records the rejection comments and notifies the buyer, who can correct and resubmit the event for award approvals again.</w:t>
            </w:r>
          </w:p>
          <w:p w:rsidRPr="00531B07" w:rsidR="00896AB0" w:rsidP="5AD9164B" w:rsidRDefault="00896AB0" w14:paraId="1A6D2FA1" w14:textId="77777777">
            <w:pPr>
              <w:spacing w:before="120" w:beforeAutospacing="1" w:after="120" w:afterAutospacing="1"/>
              <w:jc w:val="both"/>
              <w:rPr>
                <w:rFonts w:ascii="Arial" w:hAnsi="Arial" w:cs="Arial"/>
                <w:b/>
                <w:bCs/>
                <w:sz w:val="20"/>
                <w:szCs w:val="20"/>
                <w:lang w:eastAsia="en-IN"/>
              </w:rPr>
            </w:pPr>
          </w:p>
        </w:tc>
      </w:tr>
      <w:tr w:rsidRPr="00531B07" w:rsidR="00896AB0" w:rsidTr="516FDCC0" w14:paraId="54CF771F" w14:textId="77777777">
        <w:trPr>
          <w:trHeight w:val="290"/>
          <w:trPrChange w:author="Leroy Vieira" w:date="2026-04-29T09:01:35.608Z" w16du:dateUtc="2026-04-29T09:01:35.608Z" w:id="285734443">
            <w:trPr>
              <w:trHeight w:val="290"/>
            </w:trPr>
          </w:trPrChange>
        </w:trPr>
        <w:tc>
          <w:tcPr>
            <w:tcW w:w="764" w:type="dxa"/>
            <w:tcMar/>
            <w:vAlign w:val="center"/>
            <w:tcPrChange w:author="Leroy Vieira" w:date="2026-04-29T09:01:36.497Z" w:id="1538554242">
              <w:tcPr>
                <w:tcW w:w="608" w:type="dxa"/>
                <w:tcMar/>
                <w:vAlign w:val="center"/>
              </w:tcPr>
            </w:tcPrChange>
          </w:tcPr>
          <w:p w:rsidRPr="00531B07" w:rsidR="00896AB0" w:rsidP="516FDCC0" w:rsidRDefault="002C3AD9" w14:paraId="3FE987BE" w14:textId="1EB2CDA1">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9:00:49.046Z" w16du:dateUtc="2026-04-29T09:00:49.046Z" w:id="1509334665">
              <w:r w:rsidRPr="516FDCC0" w:rsidR="635B76ED">
                <w:rPr>
                  <w:rFonts w:ascii="Arial" w:hAnsi="Arial" w:cs="Arial"/>
                  <w:sz w:val="20"/>
                  <w:szCs w:val="20"/>
                  <w:lang w:eastAsia="en-IN"/>
                </w:rPr>
                <w:t>8</w:t>
              </w:r>
            </w:ins>
            <w:del w:author="Leroy Vieira" w:date="2026-04-29T09:00:48.487Z" w16du:dateUtc="2026-04-29T09:00:48.487Z" w:id="944306035">
              <w:r w:rsidRPr="516FDCC0" w:rsidDel="52537C79">
                <w:rPr>
                  <w:rFonts w:ascii="Arial" w:hAnsi="Arial" w:cs="Arial"/>
                  <w:sz w:val="20"/>
                  <w:szCs w:val="20"/>
                  <w:lang w:eastAsia="en-IN"/>
                </w:rPr>
                <w:delText>6</w:delText>
              </w:r>
            </w:del>
          </w:p>
        </w:tc>
        <w:tc>
          <w:tcPr>
            <w:tcW w:w="1515" w:type="dxa"/>
            <w:noWrap/>
            <w:tcMar/>
            <w:vAlign w:val="center"/>
            <w:hideMark/>
            <w:tcPrChange w:author="Leroy Vieira" w:date="2026-04-29T09:01:36.498Z" w:id="1070277093">
              <w:tcPr>
                <w:tcW w:w="1671" w:type="dxa"/>
                <w:tcMar/>
                <w:vAlign w:val="center"/>
              </w:tcPr>
            </w:tcPrChange>
          </w:tcPr>
          <w:p w:rsidRPr="00531B07" w:rsidR="00896AB0" w:rsidP="5AD9164B" w:rsidRDefault="00896AB0" w14:paraId="03A03428" w14:textId="4C67A9CA">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Approvals completed</w:t>
            </w:r>
          </w:p>
        </w:tc>
        <w:tc>
          <w:tcPr>
            <w:tcW w:w="7350" w:type="dxa"/>
            <w:noWrap/>
            <w:tcMar/>
            <w:vAlign w:val="bottom"/>
            <w:hideMark/>
            <w:tcPrChange w:author="Leroy Vieira" w:date="2026-04-29T09:01:36.498Z" w:id="1880485412">
              <w:tcPr>
                <w:tcW w:w="7350" w:type="dxa"/>
                <w:tcMar/>
                <w:vAlign w:val="bottom"/>
              </w:tcPr>
            </w:tcPrChange>
          </w:tcPr>
          <w:p w:rsidRPr="00032FEA" w:rsidR="00896AB0" w:rsidP="02AD9B66" w:rsidRDefault="00896AB0" w14:paraId="1D2F88B9" w14:textId="1B3AE3F1">
            <w:pPr>
              <w:spacing w:before="120" w:beforeAutospacing="1" w:after="120" w:afterAutospacing="1"/>
              <w:jc w:val="both"/>
              <w:rPr>
                <w:rFonts w:ascii="Arial" w:hAnsi="Arial" w:cs="Arial"/>
                <w:b/>
                <w:bCs/>
                <w:sz w:val="20"/>
                <w:szCs w:val="20"/>
                <w:lang w:eastAsia="en-IN"/>
              </w:rPr>
            </w:pPr>
            <w:r w:rsidRPr="00032FEA">
              <w:rPr>
                <w:rFonts w:ascii="Arial" w:hAnsi="Arial" w:cs="Arial"/>
                <w:sz w:val="20"/>
                <w:szCs w:val="20"/>
                <w:lang w:eastAsia="en-IN"/>
              </w:rPr>
              <w:t>Once approvals are completed, mark the event as awarded.</w:t>
            </w:r>
          </w:p>
          <w:p w:rsidR="00896AB0" w:rsidP="3F54F2CE" w:rsidRDefault="00896AB0" w14:paraId="15CD9C93" w14:textId="77777777">
            <w:pPr>
              <w:spacing w:before="120" w:beforeAutospacing="1" w:after="120" w:afterAutospacing="1"/>
              <w:jc w:val="both"/>
              <w:rPr>
                <w:rFonts w:ascii="Arial" w:hAnsi="Arial" w:cs="Arial"/>
                <w:sz w:val="20"/>
                <w:szCs w:val="20"/>
                <w:lang w:eastAsia="en-IN"/>
              </w:rPr>
            </w:pPr>
            <w:r w:rsidRPr="00032FEA">
              <w:rPr>
                <w:rFonts w:ascii="Arial" w:hAnsi="Arial" w:cs="Arial"/>
                <w:sz w:val="20"/>
                <w:szCs w:val="20"/>
                <w:lang w:eastAsia="en-IN"/>
              </w:rPr>
              <w:t xml:space="preserve">Once the approver approves the event, the supplier will then be awarded the event. </w:t>
            </w:r>
          </w:p>
          <w:p w:rsidRPr="00531B07" w:rsidR="00896AB0" w:rsidP="3F54F2CE" w:rsidRDefault="00896AB0" w14:paraId="24A1232F" w14:textId="69272125">
            <w:pPr>
              <w:spacing w:before="120" w:beforeAutospacing="1" w:after="120" w:afterAutospacing="1"/>
              <w:jc w:val="both"/>
              <w:rPr>
                <w:rFonts w:ascii="Arial" w:hAnsi="Arial" w:cs="Arial"/>
                <w:b/>
                <w:bCs/>
                <w:sz w:val="20"/>
                <w:szCs w:val="20"/>
                <w:lang w:eastAsia="en-IN"/>
              </w:rPr>
            </w:pPr>
          </w:p>
        </w:tc>
      </w:tr>
      <w:tr w:rsidRPr="00531B07" w:rsidR="00896AB0" w:rsidTr="516FDCC0" w14:paraId="1150AC90" w14:textId="77777777">
        <w:trPr>
          <w:trHeight w:val="290"/>
          <w:trPrChange w:author="Leroy Vieira" w:date="2026-04-29T09:01:35.61Z" w16du:dateUtc="2026-04-29T09:01:35.61Z" w:id="1654064514">
            <w:trPr>
              <w:trHeight w:val="290"/>
            </w:trPr>
          </w:trPrChange>
        </w:trPr>
        <w:tc>
          <w:tcPr>
            <w:tcW w:w="764" w:type="dxa"/>
            <w:tcMar/>
            <w:vAlign w:val="center"/>
            <w:tcPrChange w:author="Leroy Vieira" w:date="2026-04-29T09:01:36.498Z" w:id="628230990">
              <w:tcPr>
                <w:tcW w:w="608" w:type="dxa"/>
                <w:tcMar/>
                <w:vAlign w:val="center"/>
              </w:tcPr>
            </w:tcPrChange>
          </w:tcPr>
          <w:p w:rsidRPr="00531B07" w:rsidR="00896AB0" w:rsidP="516FDCC0" w:rsidRDefault="002C3AD9" w14:paraId="6D3FE37D" w14:textId="43270BB0">
            <w:pPr>
              <w:spacing w:before="120" w:beforeAutospacing="on" w:after="120" w:afterAutospacing="on"/>
              <w:rPr>
                <w:rFonts w:ascii="Arial" w:hAnsi="Arial" w:cs="Arial"/>
                <w:sz w:val="20"/>
                <w:szCs w:val="20"/>
                <w:lang w:eastAsia="en-IN"/>
              </w:rPr>
            </w:pPr>
            <w:r w:rsidRPr="516FDCC0" w:rsidR="52537C79">
              <w:rPr>
                <w:rFonts w:ascii="Arial" w:hAnsi="Arial" w:cs="Arial"/>
                <w:sz w:val="20"/>
                <w:szCs w:val="20"/>
                <w:lang w:eastAsia="en-IN"/>
              </w:rPr>
              <w:t>7.2</w:t>
            </w:r>
            <w:ins w:author="Leroy Vieira" w:date="2026-04-29T09:00:52.067Z" w16du:dateUtc="2026-04-29T09:00:52.067Z" w:id="985496972">
              <w:r w:rsidRPr="516FDCC0" w:rsidR="2B6A467E">
                <w:rPr>
                  <w:rFonts w:ascii="Arial" w:hAnsi="Arial" w:cs="Arial"/>
                  <w:sz w:val="20"/>
                  <w:szCs w:val="20"/>
                  <w:lang w:eastAsia="en-IN"/>
                </w:rPr>
                <w:t>9</w:t>
              </w:r>
            </w:ins>
            <w:del w:author="Leroy Vieira" w:date="2026-04-29T09:00:51.752Z" w16du:dateUtc="2026-04-29T09:00:51.752Z" w:id="1659297923">
              <w:r w:rsidRPr="516FDCC0" w:rsidDel="52537C79">
                <w:rPr>
                  <w:rFonts w:ascii="Arial" w:hAnsi="Arial" w:cs="Arial"/>
                  <w:sz w:val="20"/>
                  <w:szCs w:val="20"/>
                  <w:lang w:eastAsia="en-IN"/>
                </w:rPr>
                <w:delText>7</w:delText>
              </w:r>
            </w:del>
          </w:p>
        </w:tc>
        <w:tc>
          <w:tcPr>
            <w:tcW w:w="1515" w:type="dxa"/>
            <w:noWrap/>
            <w:tcMar/>
            <w:vAlign w:val="center"/>
            <w:hideMark/>
            <w:tcPrChange w:author="Leroy Vieira" w:date="2026-04-29T09:01:36.498Z" w:id="1237807585">
              <w:tcPr>
                <w:tcW w:w="1671" w:type="dxa"/>
                <w:tcMar/>
                <w:vAlign w:val="center"/>
              </w:tcPr>
            </w:tcPrChange>
          </w:tcPr>
          <w:p w:rsidRPr="00531B07" w:rsidR="00896AB0" w:rsidP="5AD9164B" w:rsidRDefault="00896AB0" w14:paraId="177AA14A" w14:textId="7D096A4C">
            <w:pPr>
              <w:spacing w:before="120" w:beforeAutospacing="1" w:after="120" w:afterAutospacing="1"/>
              <w:rPr>
                <w:rFonts w:ascii="Arial" w:hAnsi="Arial" w:cs="Arial"/>
                <w:b/>
                <w:bCs/>
                <w:sz w:val="20"/>
                <w:szCs w:val="20"/>
                <w:lang w:eastAsia="en-IN"/>
              </w:rPr>
            </w:pPr>
            <w:r w:rsidRPr="00531B07">
              <w:rPr>
                <w:rFonts w:ascii="Arial" w:hAnsi="Arial" w:cs="Arial"/>
                <w:sz w:val="20"/>
                <w:szCs w:val="20"/>
                <w:lang w:eastAsia="en-IN"/>
              </w:rPr>
              <w:t>Act on award (Optional)</w:t>
            </w:r>
          </w:p>
        </w:tc>
        <w:tc>
          <w:tcPr>
            <w:tcW w:w="7350" w:type="dxa"/>
            <w:noWrap/>
            <w:tcMar/>
            <w:vAlign w:val="bottom"/>
            <w:hideMark/>
            <w:tcPrChange w:author="Leroy Vieira" w:date="2026-04-29T09:01:36.498Z" w:id="1554002223">
              <w:tcPr>
                <w:tcW w:w="7350" w:type="dxa"/>
                <w:tcMar/>
                <w:vAlign w:val="bottom"/>
              </w:tcPr>
            </w:tcPrChange>
          </w:tcPr>
          <w:p w:rsidRPr="00531B07" w:rsidR="00896AB0" w:rsidP="5AD9164B" w:rsidRDefault="00896AB0" w14:paraId="3384298B" w14:textId="221E17C6">
            <w:pPr>
              <w:spacing w:before="120" w:beforeAutospacing="1" w:after="120" w:afterAutospacing="1"/>
              <w:jc w:val="both"/>
              <w:rPr>
                <w:rFonts w:ascii="Arial" w:hAnsi="Arial" w:cs="Arial"/>
                <w:sz w:val="20"/>
                <w:szCs w:val="20"/>
                <w:lang w:eastAsia="en-IN"/>
              </w:rPr>
            </w:pPr>
            <w:r w:rsidRPr="00531B07">
              <w:rPr>
                <w:rFonts w:ascii="Arial" w:hAnsi="Arial" w:cs="Arial"/>
                <w:sz w:val="20"/>
                <w:szCs w:val="20"/>
                <w:lang w:eastAsia="en-IN"/>
              </w:rPr>
              <w:t>Procurement Admin (Buyer) can flip the Sourcing event into:</w:t>
            </w:r>
          </w:p>
          <w:p w:rsidRPr="00531B07" w:rsidR="00896AB0" w:rsidP="5AD9164B" w:rsidRDefault="00896AB0" w14:paraId="21D2598E" w14:textId="733BA20E">
            <w:pPr>
              <w:pStyle w:val="ListParagraph"/>
              <w:numPr>
                <w:ilvl w:val="0"/>
                <w:numId w:val="27"/>
              </w:numPr>
              <w:spacing w:before="120" w:beforeAutospacing="1" w:after="120" w:afterAutospacing="1"/>
              <w:jc w:val="both"/>
              <w:rPr>
                <w:rFonts w:cs="Arial"/>
                <w:lang w:eastAsia="en-IN"/>
              </w:rPr>
            </w:pPr>
            <w:r w:rsidRPr="00531B07">
              <w:rPr>
                <w:rFonts w:cs="Arial"/>
                <w:lang w:eastAsia="en-IN"/>
              </w:rPr>
              <w:t>New/Source Requisition or</w:t>
            </w:r>
          </w:p>
          <w:p w:rsidRPr="00531B07" w:rsidR="00896AB0" w:rsidP="5AD9164B" w:rsidRDefault="00896AB0" w14:paraId="297EE0EF" w14:textId="0C495D0F">
            <w:pPr>
              <w:pStyle w:val="ListParagraph"/>
              <w:numPr>
                <w:ilvl w:val="1"/>
                <w:numId w:val="27"/>
              </w:numPr>
              <w:spacing w:before="120" w:beforeAutospacing="1" w:after="120" w:afterAutospacing="1"/>
              <w:jc w:val="both"/>
              <w:rPr>
                <w:rFonts w:cs="Arial"/>
                <w:lang w:eastAsia="en-IN"/>
              </w:rPr>
            </w:pPr>
            <w:r w:rsidRPr="00531B07">
              <w:rPr>
                <w:rFonts w:cs="Arial"/>
                <w:lang w:eastAsia="en-IN"/>
              </w:rPr>
              <w:t>Use Source requisition option if Sourcing is initiated from PR and want to flip price back to same PR</w:t>
            </w:r>
          </w:p>
          <w:p w:rsidRPr="00531B07" w:rsidR="00896AB0" w:rsidP="3F54F2CE" w:rsidRDefault="00896AB0" w14:paraId="682F9DFE" w14:textId="2D66FA39">
            <w:pPr>
              <w:pStyle w:val="ListParagraph"/>
              <w:numPr>
                <w:ilvl w:val="0"/>
                <w:numId w:val="27"/>
              </w:numPr>
              <w:spacing w:before="120" w:beforeAutospacing="1" w:after="120" w:afterAutospacing="1"/>
              <w:jc w:val="both"/>
              <w:rPr>
                <w:rFonts w:cs="Arial"/>
                <w:lang w:eastAsia="en-IN"/>
              </w:rPr>
            </w:pPr>
            <w:r w:rsidRPr="3F54F2CE">
              <w:rPr>
                <w:rFonts w:cs="Arial"/>
                <w:lang w:eastAsia="en-IN"/>
              </w:rPr>
              <w:t xml:space="preserve">New Contract or </w:t>
            </w:r>
          </w:p>
          <w:p w:rsidRPr="00531B07" w:rsidR="00896AB0" w:rsidP="3F54F2CE" w:rsidRDefault="00896AB0" w14:paraId="132167C5" w14:textId="16630B18">
            <w:pPr>
              <w:pStyle w:val="ListParagraph"/>
              <w:numPr>
                <w:ilvl w:val="0"/>
                <w:numId w:val="27"/>
              </w:numPr>
              <w:spacing w:before="120" w:beforeAutospacing="1" w:after="120" w:afterAutospacing="1"/>
              <w:jc w:val="both"/>
              <w:rPr>
                <w:rFonts w:cs="Arial"/>
                <w:lang w:eastAsia="en-IN"/>
              </w:rPr>
            </w:pPr>
            <w:r w:rsidRPr="3F54F2CE">
              <w:rPr>
                <w:rFonts w:cs="Arial"/>
                <w:lang w:eastAsia="en-IN"/>
              </w:rPr>
              <w:t xml:space="preserve">New/Existing </w:t>
            </w:r>
            <w:proofErr w:type="spellStart"/>
            <w:r w:rsidRPr="3F54F2CE">
              <w:rPr>
                <w:rFonts w:cs="Arial"/>
                <w:lang w:eastAsia="en-IN"/>
              </w:rPr>
              <w:t>Catalog</w:t>
            </w:r>
            <w:proofErr w:type="spellEnd"/>
            <w:r w:rsidRPr="3F54F2CE">
              <w:rPr>
                <w:rFonts w:cs="Arial"/>
                <w:lang w:eastAsia="en-IN"/>
              </w:rPr>
              <w:t xml:space="preserve"> Items</w:t>
            </w:r>
          </w:p>
          <w:p w:rsidRPr="00531B07" w:rsidR="00896AB0" w:rsidP="5AD9164B" w:rsidRDefault="00896AB0" w14:paraId="24BAB2CE" w14:textId="77777777">
            <w:pPr>
              <w:spacing w:before="120" w:beforeAutospacing="1" w:after="120" w:afterAutospacing="1"/>
              <w:jc w:val="center"/>
              <w:rPr>
                <w:rFonts w:ascii="Arial" w:hAnsi="Arial" w:cs="Arial"/>
                <w:b/>
                <w:bCs/>
                <w:sz w:val="20"/>
                <w:szCs w:val="20"/>
                <w:lang w:eastAsia="en-IN"/>
              </w:rPr>
            </w:pPr>
            <w:r w:rsidRPr="00531B07">
              <w:rPr>
                <w:rFonts w:ascii="Arial" w:hAnsi="Arial" w:cs="Arial"/>
                <w:noProof/>
              </w:rPr>
              <w:lastRenderedPageBreak/>
              <w:drawing>
                <wp:inline distT="0" distB="0" distL="0" distR="0" wp14:anchorId="37E898A8" wp14:editId="5D0AEF19">
                  <wp:extent cx="1845426" cy="1462369"/>
                  <wp:effectExtent l="12700" t="12700" r="8890" b="11430"/>
                  <wp:docPr id="135053880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8802" name="Picture 31"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61224" cy="1474888"/>
                          </a:xfrm>
                          <a:prstGeom prst="rect">
                            <a:avLst/>
                          </a:prstGeom>
                          <a:ln>
                            <a:solidFill>
                              <a:schemeClr val="tx1"/>
                            </a:solidFill>
                          </a:ln>
                        </pic:spPr>
                      </pic:pic>
                    </a:graphicData>
                  </a:graphic>
                </wp:inline>
              </w:drawing>
            </w:r>
          </w:p>
          <w:p w:rsidR="00896AB0" w:rsidP="5AD9164B" w:rsidRDefault="00896AB0" w14:paraId="387B7ACD" w14:textId="77777777">
            <w:pPr>
              <w:spacing w:before="120" w:beforeAutospacing="1" w:after="120" w:afterAutospacing="1"/>
              <w:jc w:val="center"/>
              <w:rPr>
                <w:rFonts w:ascii="Arial" w:hAnsi="Arial" w:cs="Arial"/>
                <w:b/>
                <w:bCs/>
                <w:sz w:val="20"/>
                <w:szCs w:val="20"/>
                <w:lang w:eastAsia="en-IN"/>
              </w:rPr>
            </w:pPr>
            <w:r w:rsidRPr="00531B07">
              <w:rPr>
                <w:rFonts w:ascii="Arial" w:hAnsi="Arial" w:cs="Arial"/>
                <w:noProof/>
              </w:rPr>
              <w:drawing>
                <wp:inline distT="0" distB="0" distL="0" distR="0" wp14:anchorId="50480B59" wp14:editId="7CCFD1B2">
                  <wp:extent cx="2732564" cy="1503564"/>
                  <wp:effectExtent l="12700" t="12700" r="10795" b="8255"/>
                  <wp:docPr id="7866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6995" name=""/>
                          <pic:cNvPicPr/>
                        </pic:nvPicPr>
                        <pic:blipFill>
                          <a:blip r:embed="rId55"/>
                          <a:stretch>
                            <a:fillRect/>
                          </a:stretch>
                        </pic:blipFill>
                        <pic:spPr>
                          <a:xfrm>
                            <a:off x="0" y="0"/>
                            <a:ext cx="2775027" cy="1526929"/>
                          </a:xfrm>
                          <a:prstGeom prst="rect">
                            <a:avLst/>
                          </a:prstGeom>
                          <a:ln>
                            <a:solidFill>
                              <a:schemeClr val="tx1"/>
                            </a:solidFill>
                          </a:ln>
                        </pic:spPr>
                      </pic:pic>
                    </a:graphicData>
                  </a:graphic>
                </wp:inline>
              </w:drawing>
            </w:r>
          </w:p>
          <w:p w:rsidR="00896AB0" w:rsidP="00032FEA" w:rsidRDefault="00896AB0" w14:paraId="01C5EE22" w14:textId="77777777">
            <w:pPr>
              <w:spacing w:before="120" w:beforeAutospacing="1" w:after="120" w:afterAutospacing="1"/>
              <w:rPr>
                <w:rFonts w:ascii="Arial" w:hAnsi="Arial" w:cs="Arial"/>
                <w:b/>
                <w:bCs/>
                <w:sz w:val="20"/>
                <w:szCs w:val="20"/>
                <w:lang w:eastAsia="en-IN"/>
              </w:rPr>
            </w:pPr>
            <w:r w:rsidRPr="00032FEA">
              <w:rPr>
                <w:rFonts w:ascii="Arial" w:hAnsi="Arial" w:cs="Arial"/>
                <w:b/>
                <w:bCs/>
                <w:sz w:val="20"/>
                <w:szCs w:val="20"/>
                <w:lang w:eastAsia="en-IN"/>
              </w:rPr>
              <w:t>The Award/Rejection letters can be configured as a template in Coupa and can be sent out to the suppliers once the event has been awarded.</w:t>
            </w:r>
          </w:p>
          <w:p w:rsidRPr="00531B07" w:rsidR="00896AB0" w:rsidP="005C76FD" w:rsidRDefault="00896AB0" w14:paraId="568A439C" w14:textId="73E25198">
            <w:pPr>
              <w:spacing w:before="120" w:beforeAutospacing="1" w:after="120" w:afterAutospacing="1"/>
              <w:rPr>
                <w:rFonts w:ascii="Arial" w:hAnsi="Arial" w:cs="Arial"/>
                <w:b/>
                <w:bCs/>
                <w:sz w:val="20"/>
                <w:szCs w:val="20"/>
                <w:lang w:eastAsia="en-IN"/>
              </w:rPr>
            </w:pPr>
          </w:p>
        </w:tc>
      </w:tr>
    </w:tbl>
    <w:p w:rsidRPr="00531B07" w:rsidR="00BE224B" w:rsidRDefault="00BE224B" w14:paraId="4ED731AA" w14:textId="77777777">
      <w:pPr>
        <w:rPr>
          <w:rFonts w:ascii="Arial" w:hAnsi="Arial" w:cs="Arial"/>
          <w:b/>
          <w:bCs/>
          <w:caps/>
          <w:color w:val="BE3144"/>
          <w:lang w:val="en-GB"/>
        </w:rPr>
      </w:pPr>
      <w:r w:rsidRPr="00531B07">
        <w:rPr>
          <w:rFonts w:ascii="Arial" w:hAnsi="Arial" w:cs="Arial"/>
        </w:rPr>
        <w:lastRenderedPageBreak/>
        <w:br w:type="page"/>
      </w:r>
    </w:p>
    <w:p w:rsidRPr="00531B07" w:rsidR="00B01657" w:rsidP="00AD681F" w:rsidRDefault="7DADCFC9" w14:paraId="57F6C926" w14:textId="34F27294">
      <w:pPr>
        <w:pStyle w:val="Heading1"/>
        <w:framePr w:wrap="notBeside"/>
      </w:pPr>
      <w:bookmarkStart w:name="_Toc221204259" w:id="20"/>
      <w:r>
        <w:lastRenderedPageBreak/>
        <w:t>Auction Process</w:t>
      </w:r>
      <w:bookmarkEnd w:id="20"/>
    </w:p>
    <w:p w:rsidRPr="00531B07" w:rsidR="00B01657" w:rsidP="00490CE0" w:rsidRDefault="00B01657" w14:paraId="318F8AF3" w14:textId="77777777">
      <w:pPr>
        <w:jc w:val="both"/>
        <w:rPr>
          <w:rFonts w:ascii="Arial" w:hAnsi="Arial" w:cs="Arial"/>
          <w:sz w:val="20"/>
          <w:szCs w:val="20"/>
        </w:rPr>
      </w:pPr>
      <w:r w:rsidRPr="00531B07">
        <w:rPr>
          <w:rFonts w:ascii="Arial" w:hAnsi="Arial" w:cs="Arial"/>
          <w:b/>
          <w:bCs/>
          <w:sz w:val="20"/>
          <w:szCs w:val="20"/>
        </w:rPr>
        <w:t>Auctions</w:t>
      </w:r>
      <w:r w:rsidRPr="00531B07">
        <w:rPr>
          <w:rFonts w:ascii="Arial" w:hAnsi="Arial" w:cs="Arial"/>
          <w:sz w:val="20"/>
          <w:szCs w:val="20"/>
        </w:rPr>
        <w:t xml:space="preserve"> provide a streamlined approach to direct negotiations—particularly effective when suppliers are well-known, the award decision can be made swiftly without extensive evaluation, or when the sourcing event involves a limited number of items without complex pricing structures. In such cases, awarding the business to the lowest bidder becomes a practical strategy. Additionally, auctions serve as a powerful final stage in a broader sourcing initiative, where all key parameters have already been defined and locked during earlier RFx rounds.</w:t>
      </w:r>
    </w:p>
    <w:p w:rsidRPr="00531B07" w:rsidR="00BD7073" w:rsidP="00490CE0" w:rsidRDefault="00BD7073" w14:paraId="33FE0F9F" w14:textId="77777777">
      <w:pPr>
        <w:jc w:val="both"/>
        <w:rPr>
          <w:rFonts w:ascii="Arial" w:hAnsi="Arial" w:cs="Arial"/>
          <w:sz w:val="20"/>
          <w:szCs w:val="20"/>
        </w:rPr>
      </w:pPr>
    </w:p>
    <w:p w:rsidRPr="00531B07" w:rsidR="00B01657" w:rsidP="00490CE0" w:rsidRDefault="00B01657" w14:paraId="6AD26571" w14:textId="17018DB1">
      <w:pPr>
        <w:jc w:val="both"/>
        <w:rPr>
          <w:rFonts w:ascii="Arial" w:hAnsi="Arial" w:cs="Arial"/>
          <w:sz w:val="20"/>
          <w:szCs w:val="20"/>
        </w:rPr>
      </w:pPr>
      <w:r w:rsidRPr="00531B07">
        <w:rPr>
          <w:rFonts w:ascii="Arial" w:hAnsi="Arial" w:cs="Arial"/>
          <w:b/>
          <w:bCs/>
          <w:sz w:val="20"/>
          <w:szCs w:val="20"/>
        </w:rPr>
        <w:t>Within Coupa</w:t>
      </w:r>
      <w:r w:rsidRPr="00531B07">
        <w:rPr>
          <w:rFonts w:ascii="Arial" w:hAnsi="Arial" w:cs="Arial"/>
          <w:sz w:val="20"/>
          <w:szCs w:val="20"/>
        </w:rPr>
        <w:t>, users can leverage three distinct types of reverse auctions—each designed to align with specific sourcing objectives and supplier engagement models. These auction formats promote competitive bidding, unlock cost-saving opportunities, and foster transparency throughout the supplier selection process.</w:t>
      </w:r>
      <w:r w:rsidRPr="00531B07" w:rsidR="00B22C9F">
        <w:rPr>
          <w:rFonts w:ascii="Arial" w:hAnsi="Arial" w:cs="Arial"/>
          <w:sz w:val="20"/>
          <w:szCs w:val="20"/>
        </w:rPr>
        <w:br/>
      </w:r>
    </w:p>
    <w:p w:rsidRPr="00531B07" w:rsidR="00490CE0" w:rsidP="00490CE0" w:rsidRDefault="00B01657" w14:paraId="0620FF29" w14:textId="77777777">
      <w:pPr>
        <w:numPr>
          <w:ilvl w:val="0"/>
          <w:numId w:val="17"/>
        </w:numPr>
        <w:ind w:left="714" w:hanging="357"/>
        <w:rPr>
          <w:rFonts w:ascii="Arial" w:hAnsi="Arial" w:cs="Arial"/>
          <w:sz w:val="20"/>
          <w:szCs w:val="20"/>
        </w:rPr>
      </w:pPr>
      <w:r w:rsidRPr="00531B07">
        <w:rPr>
          <w:rFonts w:ascii="Arial" w:hAnsi="Arial" w:cs="Arial"/>
          <w:b/>
          <w:bCs/>
          <w:sz w:val="20"/>
          <w:szCs w:val="20"/>
        </w:rPr>
        <w:t>English Reverse Auction</w:t>
      </w:r>
    </w:p>
    <w:p w:rsidRPr="00531B07" w:rsidR="00B01657" w:rsidP="00490CE0" w:rsidRDefault="00B01657" w14:paraId="248A7FBC" w14:textId="09B52A36">
      <w:pPr>
        <w:ind w:left="720"/>
        <w:jc w:val="both"/>
        <w:rPr>
          <w:rFonts w:ascii="Arial" w:hAnsi="Arial" w:cs="Arial"/>
          <w:sz w:val="20"/>
          <w:szCs w:val="20"/>
        </w:rPr>
      </w:pPr>
      <w:r w:rsidRPr="00531B07">
        <w:rPr>
          <w:rFonts w:ascii="Arial" w:hAnsi="Arial" w:cs="Arial"/>
          <w:sz w:val="20"/>
          <w:szCs w:val="20"/>
        </w:rPr>
        <w:t>This is the most widely used auction type, where suppliers submit successively lower bids in response to competitors. The auction remains active for a set duration, allowing suppliers to view (anonymously) the leading bid and attempt to beat it. This dynamic environment encourages intense competition, often leading to optimal market-based pricing.</w:t>
      </w:r>
    </w:p>
    <w:p w:rsidRPr="00531B07" w:rsidR="00490CE0" w:rsidP="00490CE0" w:rsidRDefault="00B01657" w14:paraId="3EB66138" w14:textId="77777777">
      <w:pPr>
        <w:numPr>
          <w:ilvl w:val="0"/>
          <w:numId w:val="17"/>
        </w:numPr>
        <w:ind w:left="714" w:hanging="357"/>
        <w:rPr>
          <w:rFonts w:ascii="Arial" w:hAnsi="Arial" w:cs="Arial"/>
          <w:sz w:val="20"/>
          <w:szCs w:val="20"/>
        </w:rPr>
      </w:pPr>
      <w:r w:rsidRPr="00531B07">
        <w:rPr>
          <w:rFonts w:ascii="Arial" w:hAnsi="Arial" w:cs="Arial"/>
          <w:b/>
          <w:bCs/>
          <w:sz w:val="20"/>
          <w:szCs w:val="20"/>
        </w:rPr>
        <w:t>Dutch Reverse Auction</w:t>
      </w:r>
    </w:p>
    <w:p w:rsidRPr="00531B07" w:rsidR="00B01657" w:rsidP="00490CE0" w:rsidRDefault="00B01657" w14:paraId="7053277C" w14:textId="7CA0C51A">
      <w:pPr>
        <w:ind w:left="720"/>
        <w:jc w:val="both"/>
        <w:rPr>
          <w:rFonts w:ascii="Arial" w:hAnsi="Arial" w:cs="Arial"/>
          <w:sz w:val="20"/>
          <w:szCs w:val="20"/>
        </w:rPr>
      </w:pPr>
      <w:r w:rsidRPr="00531B07">
        <w:rPr>
          <w:rFonts w:ascii="Arial" w:hAnsi="Arial" w:cs="Arial"/>
          <w:sz w:val="20"/>
          <w:szCs w:val="20"/>
        </w:rPr>
        <w:t xml:space="preserve">In this format, the auction opens at a high starting price, which automatically decreases at scheduled intervals. The first supplier to accept the current price wins the auction. This model </w:t>
      </w:r>
      <w:r w:rsidRPr="00531B07" w:rsidR="003622A2">
        <w:rPr>
          <w:rFonts w:ascii="Arial" w:hAnsi="Arial" w:cs="Arial"/>
          <w:sz w:val="20"/>
          <w:szCs w:val="20"/>
        </w:rPr>
        <w:t>instils</w:t>
      </w:r>
      <w:r w:rsidRPr="00531B07">
        <w:rPr>
          <w:rFonts w:ascii="Arial" w:hAnsi="Arial" w:cs="Arial"/>
          <w:sz w:val="20"/>
          <w:szCs w:val="20"/>
        </w:rPr>
        <w:t xml:space="preserve"> urgency and is particularly suited for time-critical sourcing scenarios or when buyer control over pricing is paramount.</w:t>
      </w:r>
    </w:p>
    <w:p w:rsidRPr="00531B07" w:rsidR="00490CE0" w:rsidP="00490CE0" w:rsidRDefault="00B01657" w14:paraId="271D9C6B" w14:textId="77777777">
      <w:pPr>
        <w:numPr>
          <w:ilvl w:val="0"/>
          <w:numId w:val="17"/>
        </w:numPr>
        <w:ind w:left="714" w:hanging="357"/>
        <w:rPr>
          <w:rFonts w:ascii="Arial" w:hAnsi="Arial" w:cs="Arial"/>
          <w:sz w:val="20"/>
          <w:szCs w:val="20"/>
        </w:rPr>
      </w:pPr>
      <w:r w:rsidRPr="00531B07">
        <w:rPr>
          <w:rFonts w:ascii="Arial" w:hAnsi="Arial" w:cs="Arial"/>
          <w:b/>
          <w:bCs/>
          <w:sz w:val="20"/>
          <w:szCs w:val="20"/>
        </w:rPr>
        <w:t>Japanese Reverse Auction</w:t>
      </w:r>
    </w:p>
    <w:p w:rsidRPr="00531B07" w:rsidR="00B01657" w:rsidP="00490CE0" w:rsidRDefault="00B01657" w14:paraId="411EB83B" w14:textId="3DACBEB9">
      <w:pPr>
        <w:ind w:left="720"/>
        <w:jc w:val="both"/>
        <w:rPr>
          <w:rFonts w:ascii="Arial" w:hAnsi="Arial" w:cs="Arial"/>
          <w:sz w:val="20"/>
          <w:szCs w:val="20"/>
        </w:rPr>
      </w:pPr>
      <w:r w:rsidRPr="00531B07">
        <w:rPr>
          <w:rFonts w:ascii="Arial" w:hAnsi="Arial" w:cs="Arial"/>
          <w:sz w:val="20"/>
          <w:szCs w:val="20"/>
        </w:rPr>
        <w:t>Beginning at a low price point, this auction format increases incrementally. Suppliers must continually affirm their willingness to accept the rising price. Once a supplier exits, they cannot rejoin. The last remaining supplier wins the contract. This format is ideal for identifying the vendor most committed to sustaining aggressive pricing throughout the auction duration.</w:t>
      </w:r>
    </w:p>
    <w:p w:rsidRPr="00531B07" w:rsidR="00BD7073" w:rsidP="00490CE0" w:rsidRDefault="00BD7073" w14:paraId="7B923E0E" w14:textId="77777777">
      <w:pPr>
        <w:ind w:left="720"/>
        <w:jc w:val="both"/>
        <w:rPr>
          <w:rFonts w:ascii="Arial" w:hAnsi="Arial" w:cs="Arial"/>
        </w:rPr>
      </w:pPr>
    </w:p>
    <w:p w:rsidRPr="00531B07" w:rsidR="003622A2" w:rsidP="00490CE0" w:rsidRDefault="003622A2" w14:paraId="2B17D41F" w14:textId="7EC2DDE7">
      <w:pPr>
        <w:jc w:val="both"/>
        <w:rPr>
          <w:rFonts w:ascii="Arial" w:hAnsi="Arial" w:cs="Arial"/>
          <w:sz w:val="20"/>
          <w:szCs w:val="20"/>
        </w:rPr>
      </w:pPr>
      <w:r w:rsidRPr="00531B07">
        <w:rPr>
          <w:rFonts w:ascii="Arial" w:hAnsi="Arial" w:cs="Arial"/>
          <w:sz w:val="20"/>
          <w:szCs w:val="20"/>
        </w:rPr>
        <w:t>An English reverse auction is characterized by the direct feedback on a submitted quote. In a true English auction, the best (lowest) quote at the end of the event is the awarded one. An auction is not by necessity very quick, but the timeline should be adjusted to the complexity of the event to allow the suppliers enough time for proper quoting. </w:t>
      </w:r>
    </w:p>
    <w:p w:rsidRPr="00531B07" w:rsidR="00B01657" w:rsidP="00490CE0" w:rsidRDefault="00B01657" w14:paraId="528E96C2" w14:textId="77777777">
      <w:pPr>
        <w:jc w:val="both"/>
        <w:rPr>
          <w:rFonts w:ascii="Arial" w:hAnsi="Arial" w:cs="Arial"/>
          <w:sz w:val="20"/>
          <w:szCs w:val="20"/>
        </w:rPr>
      </w:pPr>
      <w:r w:rsidRPr="00531B07">
        <w:rPr>
          <w:rFonts w:ascii="Arial" w:hAnsi="Arial" w:cs="Arial"/>
          <w:sz w:val="20"/>
          <w:szCs w:val="20"/>
        </w:rPr>
        <w:t>Together, these auction types empower procurement professionals with adaptable tools to design sourcing strategies that reflect market realities, category-specific needs, and negotiation goals—ultimately driving greater efficiency and value across the sourcing lifecycle.</w:t>
      </w:r>
    </w:p>
    <w:p w:rsidRPr="00531B07" w:rsidR="00BD7073" w:rsidP="00490CE0" w:rsidRDefault="00BD7073" w14:paraId="2C584D93" w14:textId="77777777">
      <w:pPr>
        <w:jc w:val="both"/>
        <w:rPr>
          <w:rFonts w:ascii="Arial" w:hAnsi="Arial" w:cs="Arial"/>
          <w:sz w:val="20"/>
          <w:szCs w:val="20"/>
        </w:rPr>
      </w:pPr>
    </w:p>
    <w:p w:rsidRPr="00531B07" w:rsidR="008641DD" w:rsidP="00490CE0" w:rsidRDefault="00B01657" w14:paraId="2E6728BF" w14:textId="25CFFC54">
      <w:pPr>
        <w:jc w:val="both"/>
        <w:rPr>
          <w:rFonts w:ascii="Arial" w:hAnsi="Arial" w:cs="Arial"/>
          <w:b/>
          <w:bCs/>
          <w:sz w:val="20"/>
          <w:szCs w:val="20"/>
        </w:rPr>
      </w:pPr>
      <w:r w:rsidRPr="00531B07">
        <w:rPr>
          <w:rFonts w:ascii="Arial" w:hAnsi="Arial" w:cs="Arial"/>
          <w:b/>
          <w:bCs/>
          <w:sz w:val="20"/>
          <w:szCs w:val="20"/>
        </w:rPr>
        <w:t>Please Note: An auction event is implemented in the same way as any event in Coupa Sourcing</w:t>
      </w:r>
      <w:r w:rsidRPr="00531B07" w:rsidR="00C91402">
        <w:rPr>
          <w:rFonts w:ascii="Arial" w:hAnsi="Arial" w:cs="Arial"/>
          <w:b/>
          <w:bCs/>
          <w:sz w:val="20"/>
          <w:szCs w:val="20"/>
        </w:rPr>
        <w:t xml:space="preserve"> (i.e., same workflow</w:t>
      </w:r>
      <w:r w:rsidRPr="00531B07">
        <w:rPr>
          <w:rFonts w:ascii="Arial" w:hAnsi="Arial" w:cs="Arial"/>
          <w:b/>
          <w:bCs/>
          <w:sz w:val="20"/>
          <w:szCs w:val="20"/>
        </w:rPr>
        <w:t xml:space="preserve">. The entire process is explained in the </w:t>
      </w:r>
      <w:r w:rsidRPr="00531B07" w:rsidR="00C91402">
        <w:rPr>
          <w:rFonts w:ascii="Arial" w:hAnsi="Arial" w:cs="Arial"/>
          <w:b/>
          <w:bCs/>
          <w:sz w:val="20"/>
          <w:szCs w:val="20"/>
        </w:rPr>
        <w:t>previous workflow</w:t>
      </w:r>
      <w:r w:rsidRPr="00531B07">
        <w:rPr>
          <w:rFonts w:ascii="Arial" w:hAnsi="Arial" w:cs="Arial"/>
          <w:b/>
          <w:bCs/>
          <w:sz w:val="20"/>
          <w:szCs w:val="20"/>
        </w:rPr>
        <w:t xml:space="preserve"> diagram above, however only the steps which have to be specifically carried out for an English Reverse Auction event are mentioned below</w:t>
      </w:r>
      <w:r w:rsidRPr="00531B07" w:rsidR="00490CE0">
        <w:rPr>
          <w:rFonts w:ascii="Arial" w:hAnsi="Arial" w:cs="Arial"/>
          <w:b/>
          <w:bCs/>
          <w:sz w:val="20"/>
          <w:szCs w:val="20"/>
        </w:rPr>
        <w:t>.</w:t>
      </w:r>
    </w:p>
    <w:tbl>
      <w:tblPr>
        <w:tblpPr w:leftFromText="180" w:rightFromText="180" w:vertAnchor="text" w:horzAnchor="margin" w:tblpY="770"/>
        <w:tblW w:w="96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4A0" w:firstRow="1" w:lastRow="0" w:firstColumn="1" w:lastColumn="0" w:noHBand="0" w:noVBand="1"/>
      </w:tblPr>
      <w:tblGrid>
        <w:gridCol w:w="562"/>
        <w:gridCol w:w="1803"/>
        <w:gridCol w:w="7292"/>
      </w:tblGrid>
      <w:tr w:rsidRPr="00531B07" w:rsidR="00AB5D10" w:rsidTr="34180FAC" w14:paraId="7F145CF7" w14:textId="77777777">
        <w:trPr>
          <w:trHeight w:val="300"/>
        </w:trPr>
        <w:tc>
          <w:tcPr>
            <w:tcW w:w="562" w:type="dxa"/>
            <w:shd w:val="clear" w:color="auto" w:fill="C00000"/>
            <w:tcMar/>
          </w:tcPr>
          <w:p w:rsidRPr="00531B07" w:rsidR="00AB5D10" w:rsidP="00BF0E14" w:rsidRDefault="00BF0E14" w14:paraId="64C407A1" w14:textId="439C54A0">
            <w:pPr>
              <w:rPr>
                <w:rFonts w:ascii="Arial" w:hAnsi="Arial" w:cs="Arial"/>
                <w:b/>
                <w:bCs/>
                <w:color w:val="FFFFFF" w:themeColor="background1"/>
                <w:sz w:val="20"/>
                <w:szCs w:val="20"/>
                <w:lang w:eastAsia="en-IN"/>
              </w:rPr>
            </w:pPr>
            <w:r>
              <w:rPr>
                <w:rFonts w:ascii="Arial" w:hAnsi="Arial" w:cs="Arial"/>
                <w:b/>
                <w:bCs/>
                <w:color w:val="FFFFFF" w:themeColor="background1"/>
                <w:sz w:val="20"/>
                <w:szCs w:val="20"/>
                <w:lang w:eastAsia="en-IN"/>
              </w:rPr>
              <w:t>S. No.</w:t>
            </w:r>
          </w:p>
        </w:tc>
        <w:tc>
          <w:tcPr>
            <w:tcW w:w="1803" w:type="dxa"/>
            <w:shd w:val="clear" w:color="auto" w:fill="C00000"/>
            <w:tcMar/>
            <w:vAlign w:val="center"/>
            <w:hideMark/>
          </w:tcPr>
          <w:p w:rsidRPr="00531B07" w:rsidR="00AB5D10" w:rsidP="00BF0E14" w:rsidRDefault="00AB5D10" w14:paraId="30449C36" w14:textId="6DFED87C">
            <w:pPr>
              <w:rPr>
                <w:rFonts w:ascii="Arial" w:hAnsi="Arial" w:cs="Arial"/>
                <w:b/>
                <w:bCs/>
                <w:sz w:val="20"/>
                <w:szCs w:val="20"/>
              </w:rPr>
            </w:pPr>
            <w:r w:rsidRPr="00531B07">
              <w:rPr>
                <w:rFonts w:ascii="Arial" w:hAnsi="Arial" w:cs="Arial"/>
                <w:b/>
                <w:bCs/>
                <w:color w:val="FFFFFF" w:themeColor="background1"/>
                <w:sz w:val="20"/>
                <w:szCs w:val="20"/>
                <w:lang w:eastAsia="en-IN"/>
              </w:rPr>
              <w:t>Activity</w:t>
            </w:r>
          </w:p>
        </w:tc>
        <w:tc>
          <w:tcPr>
            <w:tcW w:w="7292" w:type="dxa"/>
            <w:shd w:val="clear" w:color="auto" w:fill="C00000"/>
            <w:tcMar/>
            <w:vAlign w:val="center"/>
            <w:hideMark/>
          </w:tcPr>
          <w:p w:rsidRPr="00531B07" w:rsidR="00AB5D10" w:rsidP="00BF0E14" w:rsidRDefault="00AB5D10" w14:paraId="5329A10D" w14:textId="5040D8E5">
            <w:pPr>
              <w:ind w:left="170" w:right="170"/>
              <w:jc w:val="center"/>
              <w:rPr>
                <w:rFonts w:ascii="Arial" w:hAnsi="Arial" w:cs="Arial"/>
                <w:b/>
                <w:bCs/>
                <w:sz w:val="20"/>
                <w:szCs w:val="20"/>
              </w:rPr>
            </w:pPr>
            <w:r w:rsidRPr="00531B07">
              <w:rPr>
                <w:rFonts w:ascii="Arial" w:hAnsi="Arial" w:cs="Arial"/>
                <w:b/>
                <w:bCs/>
                <w:color w:val="FFFFFF" w:themeColor="background1"/>
                <w:sz w:val="20"/>
                <w:szCs w:val="20"/>
                <w:lang w:eastAsia="en-IN"/>
              </w:rPr>
              <w:t>Description</w:t>
            </w:r>
          </w:p>
        </w:tc>
      </w:tr>
      <w:tr w:rsidRPr="00531B07" w:rsidR="00AB5D10" w:rsidTr="34180FAC" w14:paraId="3BCBD04A" w14:textId="77777777">
        <w:trPr>
          <w:trHeight w:val="300"/>
        </w:trPr>
        <w:tc>
          <w:tcPr>
            <w:tcW w:w="562" w:type="dxa"/>
            <w:tcMar/>
          </w:tcPr>
          <w:p w:rsidRPr="00531B07" w:rsidR="00AB5D10" w:rsidP="00BF0E14" w:rsidRDefault="00AB5D10" w14:paraId="05AA2E54" w14:textId="000E9D37">
            <w:pPr>
              <w:rPr>
                <w:rFonts w:ascii="Arial" w:hAnsi="Arial" w:cs="Arial"/>
                <w:sz w:val="20"/>
                <w:szCs w:val="20"/>
              </w:rPr>
            </w:pPr>
            <w:r>
              <w:rPr>
                <w:rFonts w:ascii="Arial" w:hAnsi="Arial" w:cs="Arial"/>
                <w:sz w:val="20"/>
                <w:szCs w:val="20"/>
              </w:rPr>
              <w:t>8.1</w:t>
            </w:r>
          </w:p>
        </w:tc>
        <w:tc>
          <w:tcPr>
            <w:tcW w:w="1803" w:type="dxa"/>
            <w:tcMar/>
            <w:hideMark/>
          </w:tcPr>
          <w:p w:rsidRPr="00531B07" w:rsidR="00AB5D10" w:rsidP="00BF0E14" w:rsidRDefault="00AB5D10" w14:paraId="5ABEC0B1" w14:textId="4F658B9F">
            <w:pPr>
              <w:rPr>
                <w:rFonts w:ascii="Arial" w:hAnsi="Arial" w:cs="Arial"/>
                <w:sz w:val="20"/>
                <w:szCs w:val="20"/>
              </w:rPr>
            </w:pPr>
            <w:r w:rsidRPr="00531B07">
              <w:rPr>
                <w:rFonts w:ascii="Arial" w:hAnsi="Arial" w:cs="Arial"/>
                <w:sz w:val="20"/>
                <w:szCs w:val="20"/>
              </w:rPr>
              <w:t>Create the Auction event </w:t>
            </w:r>
          </w:p>
        </w:tc>
        <w:tc>
          <w:tcPr>
            <w:tcW w:w="7292" w:type="dxa"/>
            <w:tcMar/>
            <w:hideMark/>
          </w:tcPr>
          <w:p w:rsidRPr="00531B07" w:rsidR="00AB5D10" w:rsidP="00BF0E14" w:rsidRDefault="00AB5D10" w14:paraId="62F32FCC" w14:textId="77777777">
            <w:pPr>
              <w:ind w:left="170" w:right="170"/>
              <w:jc w:val="both"/>
              <w:rPr>
                <w:rFonts w:ascii="Arial" w:hAnsi="Arial" w:cs="Arial"/>
                <w:sz w:val="20"/>
                <w:szCs w:val="20"/>
              </w:rPr>
            </w:pPr>
            <w:r w:rsidRPr="00531B07">
              <w:rPr>
                <w:rFonts w:ascii="Arial" w:hAnsi="Arial" w:cs="Arial"/>
                <w:sz w:val="20"/>
                <w:szCs w:val="20"/>
              </w:rPr>
              <w:t>Create the event from scratch, an event template, or by copying a previous event. Give the event a name, select the event currency, and provide the information to share with the suppliers about event conditions and scope (More Event Info) </w:t>
            </w:r>
          </w:p>
          <w:p w:rsidRPr="00531B07" w:rsidR="00AB5D10" w:rsidP="00BF0E14" w:rsidRDefault="00AB5D10" w14:paraId="238106C2" w14:textId="77777777">
            <w:pPr>
              <w:ind w:left="170" w:right="170"/>
              <w:jc w:val="both"/>
              <w:rPr>
                <w:rFonts w:ascii="Arial" w:hAnsi="Arial" w:cs="Arial"/>
                <w:sz w:val="20"/>
                <w:szCs w:val="20"/>
              </w:rPr>
            </w:pPr>
          </w:p>
          <w:p w:rsidRPr="00531B07" w:rsidR="00AB5D10" w:rsidP="00BF0E14" w:rsidRDefault="00AB5D10" w14:paraId="68273365" w14:textId="096FDD14">
            <w:pPr>
              <w:ind w:left="170" w:right="170"/>
              <w:jc w:val="both"/>
              <w:rPr>
                <w:rFonts w:ascii="Arial" w:hAnsi="Arial" w:cs="Arial"/>
                <w:sz w:val="20"/>
                <w:szCs w:val="20"/>
              </w:rPr>
            </w:pPr>
            <w:r w:rsidRPr="00531B07">
              <w:rPr>
                <w:rFonts w:ascii="Arial" w:hAnsi="Arial" w:cs="Arial"/>
                <w:sz w:val="20"/>
                <w:szCs w:val="20"/>
              </w:rPr>
              <w:t>The auction-specific settings are done in the Event Type section. When English Reverse Auction is selected.</w:t>
            </w:r>
          </w:p>
          <w:p w:rsidRPr="00531B07" w:rsidR="00AB5D10" w:rsidP="00BF0E14" w:rsidRDefault="00AB5D10" w14:paraId="267D9BB9" w14:textId="5E3C60CB">
            <w:pPr>
              <w:ind w:left="170" w:right="170"/>
              <w:rPr>
                <w:rFonts w:ascii="Arial" w:hAnsi="Arial" w:cs="Arial"/>
                <w:sz w:val="20"/>
                <w:szCs w:val="20"/>
              </w:rPr>
            </w:pPr>
            <w:r w:rsidR="3E182889">
              <w:drawing>
                <wp:inline wp14:editId="57A19A4A" wp14:anchorId="4D5A3B2A">
                  <wp:extent cx="4330545" cy="1271278"/>
                  <wp:effectExtent l="0" t="0" r="0" b="0"/>
                  <wp:docPr id="125141633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416337" name=""/>
                          <pic:cNvPicPr/>
                        </pic:nvPicPr>
                        <pic:blipFill>
                          <a:blip xmlns:r="http://schemas.openxmlformats.org/officeDocument/2006/relationships" r:embed="rId56"/>
                          <a:stretch>
                            <a:fillRect/>
                          </a:stretch>
                        </pic:blipFill>
                        <pic:spPr>
                          <a:xfrm rot="0">
                            <a:off x="0" y="0"/>
                            <a:ext cx="4330545" cy="1271278"/>
                          </a:xfrm>
                          <a:prstGeom prst="rect">
                            <a:avLst/>
                          </a:prstGeom>
                          <a:ln>
                            <a:solidFill>
                              <a:schemeClr val="tx1"/>
                            </a:solidFill>
                          </a:ln>
                        </pic:spPr>
                      </pic:pic>
                    </a:graphicData>
                  </a:graphic>
                </wp:inline>
              </w:drawing>
            </w:r>
          </w:p>
        </w:tc>
      </w:tr>
      <w:tr w:rsidRPr="00531B07" w:rsidR="00AB5D10" w:rsidTr="34180FAC" w14:paraId="386BF6D0" w14:textId="77777777">
        <w:trPr>
          <w:trHeight w:val="300"/>
        </w:trPr>
        <w:tc>
          <w:tcPr>
            <w:tcW w:w="562" w:type="dxa"/>
            <w:tcMar/>
          </w:tcPr>
          <w:p w:rsidRPr="00531B07" w:rsidR="00AB5D10" w:rsidP="00BF0E14" w:rsidRDefault="00AB5D10" w14:paraId="1C98C747" w14:textId="7AF56DFA">
            <w:pPr>
              <w:rPr>
                <w:rFonts w:ascii="Arial" w:hAnsi="Arial" w:cs="Arial"/>
                <w:sz w:val="20"/>
                <w:szCs w:val="20"/>
              </w:rPr>
            </w:pPr>
            <w:r>
              <w:rPr>
                <w:rFonts w:ascii="Arial" w:hAnsi="Arial" w:cs="Arial"/>
                <w:sz w:val="20"/>
                <w:szCs w:val="20"/>
              </w:rPr>
              <w:lastRenderedPageBreak/>
              <w:t>8.2</w:t>
            </w:r>
          </w:p>
        </w:tc>
        <w:tc>
          <w:tcPr>
            <w:tcW w:w="1803" w:type="dxa"/>
            <w:tcMar/>
            <w:hideMark/>
          </w:tcPr>
          <w:p w:rsidRPr="00531B07" w:rsidR="00AB5D10" w:rsidP="00BF0E14" w:rsidRDefault="00AB5D10" w14:paraId="1A8FDC36" w14:textId="6CBFFEA4">
            <w:pPr>
              <w:rPr>
                <w:rFonts w:ascii="Arial" w:hAnsi="Arial" w:cs="Arial"/>
                <w:sz w:val="20"/>
                <w:szCs w:val="20"/>
              </w:rPr>
            </w:pPr>
            <w:r w:rsidRPr="00531B07">
              <w:rPr>
                <w:rFonts w:ascii="Arial" w:hAnsi="Arial" w:cs="Arial"/>
                <w:sz w:val="20"/>
                <w:szCs w:val="20"/>
              </w:rPr>
              <w:t>Bid Extension </w:t>
            </w:r>
          </w:p>
        </w:tc>
        <w:tc>
          <w:tcPr>
            <w:tcW w:w="7292" w:type="dxa"/>
            <w:tcMar/>
            <w:hideMark/>
          </w:tcPr>
          <w:p w:rsidRPr="00531B07" w:rsidR="00AB5D10" w:rsidP="00BF0E14" w:rsidRDefault="00AB5D10" w14:paraId="1BFFC5C8" w14:textId="77777777">
            <w:pPr>
              <w:ind w:left="170" w:right="170"/>
              <w:jc w:val="both"/>
              <w:rPr>
                <w:rFonts w:ascii="Arial" w:hAnsi="Arial" w:cs="Arial"/>
                <w:sz w:val="20"/>
                <w:szCs w:val="20"/>
              </w:rPr>
            </w:pPr>
            <w:r w:rsidRPr="00531B07">
              <w:rPr>
                <w:rFonts w:ascii="Arial" w:hAnsi="Arial" w:cs="Arial"/>
                <w:sz w:val="20"/>
                <w:szCs w:val="20"/>
              </w:rPr>
              <w:t>Select Automatic Bid Extensions to give the suppliers time to react on a new best bid placed just before closing time. The auction will be kept open for the number of minutes you set if the new quote is better than the currently best one. Bid extensions is strongly recommended in online auctions to avoid stressful situations at the end of the event. </w:t>
            </w:r>
          </w:p>
          <w:p w:rsidRPr="00531B07" w:rsidR="00AB5D10" w:rsidP="00BF0E14" w:rsidRDefault="00AB5D10" w14:paraId="4B2648FB" w14:textId="77777777">
            <w:pPr>
              <w:ind w:left="170" w:right="170"/>
              <w:jc w:val="both"/>
              <w:rPr>
                <w:rFonts w:ascii="Arial" w:hAnsi="Arial" w:cs="Arial"/>
                <w:sz w:val="20"/>
                <w:szCs w:val="20"/>
              </w:rPr>
            </w:pPr>
          </w:p>
          <w:p w:rsidRPr="00531B07" w:rsidR="00AB5D10" w:rsidP="00BF0E14" w:rsidRDefault="00AB5D10" w14:paraId="3E534C0B" w14:textId="27ED06B0">
            <w:pPr>
              <w:ind w:left="170" w:right="170"/>
              <w:jc w:val="both"/>
              <w:rPr>
                <w:rFonts w:ascii="Arial" w:hAnsi="Arial" w:cs="Arial"/>
                <w:sz w:val="20"/>
                <w:szCs w:val="20"/>
              </w:rPr>
            </w:pPr>
            <w:r w:rsidRPr="00531B07">
              <w:rPr>
                <w:rFonts w:ascii="Arial" w:hAnsi="Arial" w:cs="Arial"/>
                <w:sz w:val="20"/>
                <w:szCs w:val="20"/>
              </w:rPr>
              <w:t>Check the box and set a number of minutes that may be reasonable to extend the timeline by upon arrival of a new best bid. If the event is only for one or a few items, a few minutes may be enough. When the event comprises a larger number of items, the suppliers may need more time to reconsider their quotes. Remember to allow ample time for the system and browser to refresh. Note that the system tracks relative time (not absolute time) to the minute, and so an event configured to auto-extend by five minutes will extend between five and six minutes to the next whole-minute mark. For example, if the time is 12:30:30 and the event is extended by five minutes, the system will extend the time to 12:36:00. </w:t>
            </w:r>
          </w:p>
          <w:p w:rsidRPr="00531B07" w:rsidR="00AB5D10" w:rsidP="00BF0E14" w:rsidRDefault="00AB5D10" w14:paraId="7706F20E" w14:textId="77777777">
            <w:pPr>
              <w:ind w:left="170" w:right="170"/>
              <w:jc w:val="both"/>
              <w:rPr>
                <w:rFonts w:ascii="Arial" w:hAnsi="Arial" w:cs="Arial"/>
                <w:sz w:val="20"/>
                <w:szCs w:val="20"/>
              </w:rPr>
            </w:pPr>
          </w:p>
          <w:p w:rsidRPr="00531B07" w:rsidR="00AB5D10" w:rsidP="00BF0E14" w:rsidRDefault="00AB5D10" w14:paraId="7CA8E624" w14:textId="16CAA41F">
            <w:pPr>
              <w:ind w:left="170" w:right="170"/>
              <w:jc w:val="both"/>
              <w:rPr>
                <w:rFonts w:ascii="Arial" w:hAnsi="Arial" w:cs="Arial"/>
                <w:sz w:val="20"/>
                <w:szCs w:val="20"/>
              </w:rPr>
            </w:pPr>
            <w:r w:rsidRPr="00531B07">
              <w:rPr>
                <w:rFonts w:ascii="Arial" w:hAnsi="Arial" w:cs="Arial"/>
                <w:sz w:val="20"/>
                <w:szCs w:val="20"/>
              </w:rPr>
              <w:t>You also need to select which cost to compare the new quote to. This depends on how you plan to award the items. If you are running an all-to-one event, the total cost for the total event, the Best Supplier Total in the Responses page, should be beaten by the new quote to get a bid extension. If you are awarding items in lots, the total cost on a lot should be beaten, and if you are awarding individual items, a new better price on an individual item will trigger a bid extension. If you select more than one option, the most detailed level will dictate the timeline.</w:t>
            </w:r>
          </w:p>
          <w:p w:rsidRPr="00531B07" w:rsidR="00AB5D10" w:rsidP="00BF0E14" w:rsidRDefault="00AB5D10" w14:paraId="1C99194A" w14:textId="2AC23E32">
            <w:pPr>
              <w:ind w:left="170" w:right="170"/>
              <w:rPr>
                <w:rFonts w:ascii="Arial" w:hAnsi="Arial" w:cs="Arial"/>
                <w:sz w:val="20"/>
                <w:szCs w:val="20"/>
              </w:rPr>
            </w:pPr>
            <w:r w:rsidR="3E182889">
              <w:drawing>
                <wp:inline wp14:editId="22FAE72D" wp14:anchorId="78D8C580">
                  <wp:extent cx="4391282" cy="631994"/>
                  <wp:effectExtent l="0" t="0" r="0" b="0"/>
                  <wp:docPr id="27102603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026039" name=""/>
                          <pic:cNvPicPr/>
                        </pic:nvPicPr>
                        <pic:blipFill>
                          <a:blip xmlns:r="http://schemas.openxmlformats.org/officeDocument/2006/relationships" r:embed="rId57"/>
                          <a:stretch>
                            <a:fillRect/>
                          </a:stretch>
                        </pic:blipFill>
                        <pic:spPr>
                          <a:xfrm rot="0">
                            <a:off x="0" y="0"/>
                            <a:ext cx="4391282" cy="631994"/>
                          </a:xfrm>
                          <a:prstGeom prst="rect">
                            <a:avLst/>
                          </a:prstGeom>
                        </pic:spPr>
                      </pic:pic>
                    </a:graphicData>
                  </a:graphic>
                </wp:inline>
              </w:drawing>
            </w:r>
          </w:p>
        </w:tc>
      </w:tr>
      <w:tr w:rsidRPr="00531B07" w:rsidR="00AB5D10" w:rsidTr="34180FAC" w14:paraId="74E430C1" w14:textId="77777777">
        <w:trPr>
          <w:trHeight w:val="300"/>
        </w:trPr>
        <w:tc>
          <w:tcPr>
            <w:tcW w:w="562" w:type="dxa"/>
            <w:tcMar/>
          </w:tcPr>
          <w:p w:rsidRPr="3F54F2CE" w:rsidR="00AB5D10" w:rsidP="00BF0E14" w:rsidRDefault="00AB5D10" w14:paraId="20E807EA" w14:textId="211672CD">
            <w:pPr>
              <w:rPr>
                <w:rFonts w:ascii="Arial" w:hAnsi="Arial" w:cs="Arial"/>
                <w:sz w:val="20"/>
                <w:szCs w:val="20"/>
              </w:rPr>
            </w:pPr>
            <w:r>
              <w:rPr>
                <w:rFonts w:ascii="Arial" w:hAnsi="Arial" w:cs="Arial"/>
                <w:sz w:val="20"/>
                <w:szCs w:val="20"/>
              </w:rPr>
              <w:t>8.3</w:t>
            </w:r>
          </w:p>
        </w:tc>
        <w:tc>
          <w:tcPr>
            <w:tcW w:w="1803" w:type="dxa"/>
            <w:tcMar/>
            <w:hideMark/>
          </w:tcPr>
          <w:p w:rsidRPr="00531B07" w:rsidR="00AB5D10" w:rsidP="00BF0E14" w:rsidRDefault="00AB5D10" w14:paraId="0C294FE4" w14:textId="2C219F46">
            <w:pPr>
              <w:rPr>
                <w:rFonts w:ascii="Arial" w:hAnsi="Arial" w:cs="Arial"/>
                <w:sz w:val="20"/>
                <w:szCs w:val="20"/>
              </w:rPr>
            </w:pPr>
            <w:r w:rsidRPr="3F54F2CE">
              <w:rPr>
                <w:rFonts w:ascii="Arial" w:hAnsi="Arial" w:cs="Arial"/>
                <w:sz w:val="20"/>
                <w:szCs w:val="20"/>
              </w:rPr>
              <w:t>What do Suppliers see? </w:t>
            </w:r>
          </w:p>
          <w:p w:rsidRPr="00531B07" w:rsidR="00AB5D10" w:rsidP="00BF0E14" w:rsidRDefault="00AB5D10" w14:paraId="27EA87DD" w14:textId="77777777">
            <w:pPr>
              <w:rPr>
                <w:rFonts w:ascii="Arial" w:hAnsi="Arial" w:cs="Arial"/>
                <w:b/>
                <w:bCs/>
                <w:sz w:val="20"/>
                <w:szCs w:val="20"/>
              </w:rPr>
            </w:pPr>
            <w:r w:rsidRPr="00531B07">
              <w:rPr>
                <w:rFonts w:ascii="Arial" w:hAnsi="Arial" w:cs="Arial"/>
                <w:b/>
                <w:bCs/>
                <w:sz w:val="20"/>
                <w:szCs w:val="20"/>
              </w:rPr>
              <w:t> </w:t>
            </w:r>
          </w:p>
        </w:tc>
        <w:tc>
          <w:tcPr>
            <w:tcW w:w="7292" w:type="dxa"/>
            <w:tcMar/>
            <w:hideMark/>
          </w:tcPr>
          <w:p w:rsidRPr="00531B07" w:rsidR="00AB5D10" w:rsidP="00BF0E14" w:rsidRDefault="00AB5D10" w14:paraId="6B6AFF4D" w14:textId="77777777">
            <w:pPr>
              <w:ind w:left="170" w:right="170"/>
              <w:jc w:val="both"/>
              <w:rPr>
                <w:rFonts w:ascii="Arial" w:hAnsi="Arial" w:cs="Arial"/>
                <w:sz w:val="20"/>
                <w:szCs w:val="20"/>
              </w:rPr>
            </w:pPr>
            <w:r w:rsidRPr="00531B07">
              <w:rPr>
                <w:rFonts w:ascii="Arial" w:hAnsi="Arial" w:cs="Arial"/>
                <w:sz w:val="20"/>
                <w:szCs w:val="20"/>
              </w:rPr>
              <w:t>Direct dynamic feedback is the characteristics of an English auction. The purpose of feedback is to help the supplier understand how to improve, and on which items they may have a chance. The best option for feedback is hence to show the currently best price per item or lot, as seen in the screenshots below. </w:t>
            </w:r>
          </w:p>
          <w:p w:rsidRPr="00531B07" w:rsidR="00AB5D10" w:rsidP="00BF0E14" w:rsidRDefault="00AB5D10" w14:paraId="02D11AE6" w14:textId="77777777">
            <w:pPr>
              <w:ind w:left="170" w:right="170"/>
              <w:jc w:val="both"/>
              <w:rPr>
                <w:rFonts w:ascii="Arial" w:hAnsi="Arial" w:cs="Arial"/>
                <w:sz w:val="20"/>
                <w:szCs w:val="20"/>
              </w:rPr>
            </w:pPr>
            <w:r w:rsidRPr="00531B07">
              <w:rPr>
                <w:rFonts w:ascii="Arial" w:hAnsi="Arial" w:cs="Arial"/>
                <w:sz w:val="20"/>
                <w:szCs w:val="20"/>
              </w:rPr>
              <w:t>Rank is a blunter tool, which does not give the suppliers the same support in their decisions as the best price. Include the number of responses only if there is a large number of bids. </w:t>
            </w:r>
          </w:p>
          <w:p w:rsidRPr="00531B07" w:rsidR="00AB5D10" w:rsidP="00BF0E14" w:rsidRDefault="00AB5D10" w14:paraId="4E965494" w14:textId="77777777">
            <w:pPr>
              <w:ind w:left="170" w:right="170"/>
              <w:jc w:val="both"/>
              <w:rPr>
                <w:rFonts w:ascii="Arial" w:hAnsi="Arial" w:cs="Arial"/>
                <w:sz w:val="20"/>
                <w:szCs w:val="20"/>
              </w:rPr>
            </w:pPr>
          </w:p>
          <w:p w:rsidRPr="00531B07" w:rsidR="00AB5D10" w:rsidP="00BF0E14" w:rsidRDefault="00AB5D10" w14:paraId="6DB693DE" w14:textId="6080F726">
            <w:pPr>
              <w:ind w:left="170" w:right="170"/>
              <w:jc w:val="both"/>
              <w:rPr>
                <w:rFonts w:ascii="Arial" w:hAnsi="Arial" w:cs="Arial"/>
                <w:sz w:val="20"/>
                <w:szCs w:val="20"/>
              </w:rPr>
            </w:pPr>
            <w:r w:rsidRPr="00531B07">
              <w:rPr>
                <w:rFonts w:ascii="Arial" w:hAnsi="Arial" w:cs="Arial"/>
                <w:sz w:val="20"/>
                <w:szCs w:val="20"/>
              </w:rPr>
              <w:t>Note that as items included in a lot are always awarded together, feedback on lots relates to the total offered cost (unit price * quantity) on the items included. </w:t>
            </w:r>
          </w:p>
          <w:p w:rsidRPr="00531B07" w:rsidR="00AB5D10" w:rsidP="00BF0E14" w:rsidRDefault="00AB5D10" w14:paraId="2B0188A7" w14:textId="766F3AD2">
            <w:pPr>
              <w:ind w:left="170" w:right="170"/>
              <w:rPr>
                <w:rFonts w:ascii="Arial" w:hAnsi="Arial" w:cs="Arial"/>
                <w:sz w:val="20"/>
                <w:szCs w:val="20"/>
              </w:rPr>
            </w:pPr>
            <w:r w:rsidRPr="00531B07">
              <w:rPr>
                <w:rFonts w:ascii="Arial" w:hAnsi="Arial" w:cs="Arial"/>
                <w:noProof/>
                <w:sz w:val="20"/>
                <w:szCs w:val="20"/>
              </w:rPr>
              <w:drawing>
                <wp:inline distT="0" distB="0" distL="0" distR="0" wp14:anchorId="24306E9F" wp14:editId="729C2B01">
                  <wp:extent cx="4245453" cy="936815"/>
                  <wp:effectExtent l="12700" t="12700" r="9525" b="15875"/>
                  <wp:docPr id="21231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23437" name=""/>
                          <pic:cNvPicPr/>
                        </pic:nvPicPr>
                        <pic:blipFill>
                          <a:blip r:embed="rId58"/>
                          <a:stretch>
                            <a:fillRect/>
                          </a:stretch>
                        </pic:blipFill>
                        <pic:spPr>
                          <a:xfrm>
                            <a:off x="0" y="0"/>
                            <a:ext cx="4291601" cy="946998"/>
                          </a:xfrm>
                          <a:prstGeom prst="rect">
                            <a:avLst/>
                          </a:prstGeom>
                          <a:ln>
                            <a:solidFill>
                              <a:schemeClr val="tx1"/>
                            </a:solidFill>
                          </a:ln>
                        </pic:spPr>
                      </pic:pic>
                    </a:graphicData>
                  </a:graphic>
                </wp:inline>
              </w:drawing>
            </w:r>
          </w:p>
        </w:tc>
      </w:tr>
      <w:tr w:rsidRPr="00531B07" w:rsidR="00AB5D10" w:rsidTr="34180FAC" w14:paraId="41D41833" w14:textId="77777777">
        <w:trPr>
          <w:trHeight w:val="300"/>
        </w:trPr>
        <w:tc>
          <w:tcPr>
            <w:tcW w:w="562" w:type="dxa"/>
            <w:tcMar/>
          </w:tcPr>
          <w:p w:rsidRPr="00531B07" w:rsidR="00AB5D10" w:rsidP="00BF0E14" w:rsidRDefault="00AB5D10" w14:paraId="708DC6D6" w14:textId="454FCD95">
            <w:pPr>
              <w:rPr>
                <w:rFonts w:ascii="Arial" w:hAnsi="Arial" w:cs="Arial"/>
                <w:sz w:val="20"/>
                <w:szCs w:val="20"/>
              </w:rPr>
            </w:pPr>
            <w:r>
              <w:rPr>
                <w:rFonts w:ascii="Arial" w:hAnsi="Arial" w:cs="Arial"/>
                <w:sz w:val="20"/>
                <w:szCs w:val="20"/>
              </w:rPr>
              <w:t>8.4</w:t>
            </w:r>
          </w:p>
        </w:tc>
        <w:tc>
          <w:tcPr>
            <w:tcW w:w="1803" w:type="dxa"/>
            <w:tcMar/>
            <w:hideMark/>
          </w:tcPr>
          <w:p w:rsidRPr="00531B07" w:rsidR="00AB5D10" w:rsidP="00BF0E14" w:rsidRDefault="00AB5D10" w14:paraId="3FD8CDE7" w14:textId="00845A6D">
            <w:pPr>
              <w:rPr>
                <w:rFonts w:ascii="Arial" w:hAnsi="Arial" w:cs="Arial"/>
                <w:sz w:val="20"/>
                <w:szCs w:val="20"/>
              </w:rPr>
            </w:pPr>
            <w:r w:rsidRPr="00531B07">
              <w:rPr>
                <w:rFonts w:ascii="Arial" w:hAnsi="Arial" w:cs="Arial"/>
                <w:sz w:val="20"/>
                <w:szCs w:val="20"/>
              </w:rPr>
              <w:t>Bidding improvement rules </w:t>
            </w:r>
          </w:p>
        </w:tc>
        <w:tc>
          <w:tcPr>
            <w:tcW w:w="7292" w:type="dxa"/>
            <w:tcMar/>
            <w:hideMark/>
          </w:tcPr>
          <w:p w:rsidRPr="00531B07" w:rsidR="00AB5D10" w:rsidP="00BF0E14" w:rsidRDefault="00AB5D10" w14:paraId="7B5FE25E" w14:textId="77777777">
            <w:pPr>
              <w:ind w:left="170" w:right="170"/>
              <w:jc w:val="both"/>
              <w:rPr>
                <w:rFonts w:ascii="Arial" w:hAnsi="Arial" w:cs="Arial"/>
                <w:sz w:val="20"/>
                <w:szCs w:val="20"/>
              </w:rPr>
            </w:pPr>
            <w:r w:rsidRPr="00531B07">
              <w:rPr>
                <w:rFonts w:ascii="Arial" w:hAnsi="Arial" w:cs="Arial"/>
                <w:sz w:val="20"/>
                <w:szCs w:val="20"/>
              </w:rPr>
              <w:t>The suppliers may change their quotes as many times they wish depending on the feedback, until the end of the auction phase. To ensure that the price develops in a fair and efficient way, you need to apply bidding rules. The bidding rules force the suppliers to improve their bids by at least the specified change, i.e. they cannot increase their prices, and they cannot take the lead by just an insignificantly better quote. Coupa Sourcing makes sure a supplier cannot increase their prices even if you forget to add a bidding rule.  </w:t>
            </w:r>
          </w:p>
          <w:p w:rsidRPr="00531B07" w:rsidR="00AB5D10" w:rsidP="00BF0E14" w:rsidRDefault="00AB5D10" w14:paraId="287C2CFB" w14:textId="77777777">
            <w:pPr>
              <w:ind w:left="170" w:right="170"/>
              <w:jc w:val="both"/>
              <w:rPr>
                <w:rFonts w:ascii="Arial" w:hAnsi="Arial" w:cs="Arial"/>
                <w:sz w:val="20"/>
                <w:szCs w:val="20"/>
              </w:rPr>
            </w:pPr>
            <w:r w:rsidRPr="00531B07">
              <w:rPr>
                <w:rFonts w:ascii="Arial" w:hAnsi="Arial" w:cs="Arial"/>
                <w:sz w:val="20"/>
                <w:szCs w:val="20"/>
              </w:rPr>
              <w:lastRenderedPageBreak/>
              <w:t>The rule, i.e. the required change, should be set on the level you plan to award on, just as the bid extension. As items included in lots are awarded as a unit, a bidding rule on the item level does not apply to the individual items in the lot. The required improvement can be expressed as percent of the best bid, or as a monetary amount. Unless all items are of approximately the same value, or you are awarding on the total event level, the percentage change is recommended. </w:t>
            </w:r>
          </w:p>
          <w:p w:rsidRPr="00531B07" w:rsidR="00AB5D10" w:rsidP="00BF0E14" w:rsidRDefault="00AB5D10" w14:paraId="1A0D6C45" w14:textId="77777777">
            <w:pPr>
              <w:ind w:left="170" w:right="170"/>
              <w:jc w:val="both"/>
              <w:rPr>
                <w:rFonts w:ascii="Arial" w:hAnsi="Arial" w:cs="Arial"/>
                <w:sz w:val="20"/>
                <w:szCs w:val="20"/>
              </w:rPr>
            </w:pPr>
            <w:r w:rsidRPr="00531B07">
              <w:rPr>
                <w:rFonts w:ascii="Arial" w:hAnsi="Arial" w:cs="Arial"/>
                <w:sz w:val="20"/>
                <w:szCs w:val="20"/>
              </w:rPr>
              <w:t>Additionally, you have to decide if you wish to allow ties, i.e. two identical best bids. In a true English auction, the best price wins, i.e. ties are not allowed. A supplier who places a tie bid (a bid which results in the same cost as the currently best one on the level at hand) will receive an error message, and the submission is not accepted. Note that ties are controlled for on each level, unless you allow them. If you are planning to award all to one, it does not matter if two suppliers offer the same prices for a particular item or for a lot, as long as there is a clear winner on the total cost. In this case you can allow ties for individual line items and for lots, but not for the total event. </w:t>
            </w:r>
          </w:p>
          <w:p w:rsidRPr="00531B07" w:rsidR="00AB5D10" w:rsidP="00BF0E14" w:rsidRDefault="00AB5D10" w14:paraId="3ED66456" w14:textId="1683A9B7">
            <w:pPr>
              <w:ind w:left="170" w:right="170"/>
              <w:rPr>
                <w:rFonts w:ascii="Arial" w:hAnsi="Arial" w:cs="Arial"/>
                <w:sz w:val="20"/>
                <w:szCs w:val="20"/>
              </w:rPr>
            </w:pPr>
            <w:r w:rsidR="3E182889">
              <w:drawing>
                <wp:inline wp14:editId="15A9F33F" wp14:anchorId="54127F09">
                  <wp:extent cx="4241578" cy="885465"/>
                  <wp:effectExtent l="0" t="0" r="0" b="0"/>
                  <wp:docPr id="151187028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870283" name=""/>
                          <pic:cNvPicPr/>
                        </pic:nvPicPr>
                        <pic:blipFill>
                          <a:blip xmlns:r="http://schemas.openxmlformats.org/officeDocument/2006/relationships" r:embed="rId59"/>
                          <a:stretch>
                            <a:fillRect/>
                          </a:stretch>
                        </pic:blipFill>
                        <pic:spPr>
                          <a:xfrm rot="0">
                            <a:off x="0" y="0"/>
                            <a:ext cx="4241578" cy="885465"/>
                          </a:xfrm>
                          <a:prstGeom prst="rect">
                            <a:avLst/>
                          </a:prstGeom>
                          <a:ln>
                            <a:solidFill>
                              <a:schemeClr val="tx1"/>
                            </a:solidFill>
                          </a:ln>
                        </pic:spPr>
                      </pic:pic>
                    </a:graphicData>
                  </a:graphic>
                </wp:inline>
              </w:drawing>
            </w:r>
          </w:p>
        </w:tc>
      </w:tr>
      <w:tr w:rsidRPr="00531B07" w:rsidR="00AB5D10" w:rsidTr="34180FAC" w14:paraId="5C2D41B4" w14:textId="77777777">
        <w:trPr>
          <w:trHeight w:val="300"/>
        </w:trPr>
        <w:tc>
          <w:tcPr>
            <w:tcW w:w="562" w:type="dxa"/>
            <w:tcMar/>
          </w:tcPr>
          <w:p w:rsidRPr="00531B07" w:rsidR="00AB5D10" w:rsidP="00BF0E14" w:rsidRDefault="00AB5D10" w14:paraId="6B95723D" w14:textId="461D6CC8">
            <w:pPr>
              <w:rPr>
                <w:rFonts w:ascii="Arial" w:hAnsi="Arial" w:cs="Arial"/>
                <w:sz w:val="20"/>
                <w:szCs w:val="20"/>
              </w:rPr>
            </w:pPr>
            <w:r>
              <w:rPr>
                <w:rFonts w:ascii="Arial" w:hAnsi="Arial" w:cs="Arial"/>
                <w:sz w:val="20"/>
                <w:szCs w:val="20"/>
              </w:rPr>
              <w:lastRenderedPageBreak/>
              <w:t>8.5</w:t>
            </w:r>
          </w:p>
        </w:tc>
        <w:tc>
          <w:tcPr>
            <w:tcW w:w="1803" w:type="dxa"/>
            <w:tcMar/>
            <w:hideMark/>
          </w:tcPr>
          <w:p w:rsidRPr="00531B07" w:rsidR="00AB5D10" w:rsidP="00BF0E14" w:rsidRDefault="00AB5D10" w14:paraId="29BEC2FA" w14:textId="0A11E546">
            <w:pPr>
              <w:rPr>
                <w:rFonts w:ascii="Arial" w:hAnsi="Arial" w:cs="Arial"/>
                <w:sz w:val="20"/>
                <w:szCs w:val="20"/>
              </w:rPr>
            </w:pPr>
            <w:r w:rsidRPr="00531B07">
              <w:rPr>
                <w:rFonts w:ascii="Arial" w:hAnsi="Arial" w:cs="Arial"/>
                <w:sz w:val="20"/>
                <w:szCs w:val="20"/>
              </w:rPr>
              <w:t>Timeline </w:t>
            </w:r>
          </w:p>
        </w:tc>
        <w:tc>
          <w:tcPr>
            <w:tcW w:w="7292" w:type="dxa"/>
            <w:tcMar/>
            <w:hideMark/>
          </w:tcPr>
          <w:p w:rsidRPr="00531B07" w:rsidR="00AB5D10" w:rsidP="00BF0E14" w:rsidRDefault="00AB5D10" w14:paraId="164ABC47" w14:textId="77777777">
            <w:pPr>
              <w:ind w:left="170" w:right="170"/>
              <w:jc w:val="both"/>
              <w:rPr>
                <w:rFonts w:ascii="Arial" w:hAnsi="Arial" w:cs="Arial"/>
                <w:sz w:val="20"/>
                <w:szCs w:val="20"/>
              </w:rPr>
            </w:pPr>
            <w:r w:rsidRPr="00531B07">
              <w:rPr>
                <w:rFonts w:ascii="Arial" w:hAnsi="Arial" w:cs="Arial"/>
                <w:sz w:val="20"/>
                <w:szCs w:val="20"/>
              </w:rPr>
              <w:t>Coupa Sourcing automatically adds a period of time between Event Start, i.e., when the suppliers can access the event, and Bidding Start, i.e., when the auction opens. This allows the suppliers to take part of the event information you have provided and orient themselves in the interface.  </w:t>
            </w:r>
          </w:p>
          <w:p w:rsidRPr="00531B07" w:rsidR="00AB5D10" w:rsidP="00BF0E14" w:rsidRDefault="00AB5D10" w14:paraId="093DC517" w14:textId="77777777">
            <w:pPr>
              <w:ind w:left="170" w:right="170"/>
              <w:jc w:val="both"/>
              <w:rPr>
                <w:rFonts w:ascii="Arial" w:hAnsi="Arial" w:cs="Arial"/>
                <w:sz w:val="20"/>
                <w:szCs w:val="20"/>
              </w:rPr>
            </w:pPr>
          </w:p>
          <w:p w:rsidRPr="00531B07" w:rsidR="00AB5D10" w:rsidP="00BF0E14" w:rsidRDefault="00AB5D10" w14:paraId="16F49414" w14:textId="7837A18E">
            <w:pPr>
              <w:ind w:left="170" w:right="170"/>
              <w:jc w:val="both"/>
              <w:rPr>
                <w:rFonts w:ascii="Arial" w:hAnsi="Arial" w:cs="Arial"/>
                <w:sz w:val="20"/>
                <w:szCs w:val="20"/>
              </w:rPr>
            </w:pPr>
            <w:r w:rsidRPr="00531B07">
              <w:rPr>
                <w:rFonts w:ascii="Arial" w:hAnsi="Arial" w:cs="Arial"/>
                <w:sz w:val="20"/>
                <w:szCs w:val="20"/>
              </w:rPr>
              <w:t>You may include an RFx phase to collect additional information through questionnaires or attachments, or to invite the suppliers to place start bids. These sections are available to the suppliers as soon as the event starts, as usual. </w:t>
            </w:r>
          </w:p>
          <w:p w:rsidRPr="00531B07" w:rsidR="00AB5D10" w:rsidP="00BF0E14" w:rsidRDefault="00AB5D10" w14:paraId="4C25AB66" w14:textId="07B18878">
            <w:pPr>
              <w:ind w:left="170" w:right="170"/>
              <w:rPr>
                <w:rFonts w:ascii="Arial" w:hAnsi="Arial" w:cs="Arial"/>
                <w:sz w:val="20"/>
                <w:szCs w:val="20"/>
              </w:rPr>
            </w:pPr>
            <w:r w:rsidR="3E182889">
              <w:drawing>
                <wp:inline wp14:editId="032DF0DF" wp14:anchorId="40CD0649">
                  <wp:extent cx="4200840" cy="876961"/>
                  <wp:effectExtent l="0" t="0" r="0" b="0"/>
                  <wp:docPr id="204126954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1269547" name=""/>
                          <pic:cNvPicPr/>
                        </pic:nvPicPr>
                        <pic:blipFill>
                          <a:blip xmlns:r="http://schemas.openxmlformats.org/officeDocument/2006/relationships" r:embed="rId59"/>
                          <a:stretch>
                            <a:fillRect/>
                          </a:stretch>
                        </pic:blipFill>
                        <pic:spPr>
                          <a:xfrm rot="0">
                            <a:off x="0" y="0"/>
                            <a:ext cx="4200840" cy="876961"/>
                          </a:xfrm>
                          <a:prstGeom prst="rect">
                            <a:avLst/>
                          </a:prstGeom>
                          <a:ln>
                            <a:solidFill>
                              <a:schemeClr val="tx1"/>
                            </a:solidFill>
                          </a:ln>
                        </pic:spPr>
                      </pic:pic>
                    </a:graphicData>
                  </a:graphic>
                </wp:inline>
              </w:drawing>
            </w:r>
          </w:p>
        </w:tc>
      </w:tr>
      <w:tr w:rsidRPr="00531B07" w:rsidR="00AB5D10" w:rsidTr="34180FAC" w14:paraId="17EFCCB9" w14:textId="77777777">
        <w:trPr>
          <w:trHeight w:val="300"/>
        </w:trPr>
        <w:tc>
          <w:tcPr>
            <w:tcW w:w="562" w:type="dxa"/>
            <w:tcMar/>
          </w:tcPr>
          <w:p w:rsidRPr="00531B07" w:rsidR="00AB5D10" w:rsidP="00BF0E14" w:rsidRDefault="00AB5D10" w14:paraId="1374E033" w14:textId="688CE8AA">
            <w:pPr>
              <w:rPr>
                <w:rFonts w:ascii="Arial" w:hAnsi="Arial" w:cs="Arial"/>
                <w:sz w:val="20"/>
                <w:szCs w:val="20"/>
              </w:rPr>
            </w:pPr>
            <w:r>
              <w:rPr>
                <w:rFonts w:ascii="Arial" w:hAnsi="Arial" w:cs="Arial"/>
                <w:sz w:val="20"/>
                <w:szCs w:val="20"/>
              </w:rPr>
              <w:t>8.6</w:t>
            </w:r>
          </w:p>
        </w:tc>
        <w:tc>
          <w:tcPr>
            <w:tcW w:w="1803" w:type="dxa"/>
            <w:tcMar/>
            <w:hideMark/>
          </w:tcPr>
          <w:p w:rsidRPr="00531B07" w:rsidR="00AB5D10" w:rsidP="00BF0E14" w:rsidRDefault="00AB5D10" w14:paraId="2E2FC1E2" w14:textId="5F4C76C2">
            <w:pPr>
              <w:rPr>
                <w:rFonts w:ascii="Arial" w:hAnsi="Arial" w:cs="Arial"/>
                <w:sz w:val="20"/>
                <w:szCs w:val="20"/>
              </w:rPr>
            </w:pPr>
            <w:r w:rsidRPr="00531B07">
              <w:rPr>
                <w:rFonts w:ascii="Arial" w:hAnsi="Arial" w:cs="Arial"/>
                <w:sz w:val="20"/>
                <w:szCs w:val="20"/>
              </w:rPr>
              <w:t>Monitoring the Auction </w:t>
            </w:r>
          </w:p>
        </w:tc>
        <w:tc>
          <w:tcPr>
            <w:tcW w:w="7292" w:type="dxa"/>
            <w:tcMar/>
            <w:hideMark/>
          </w:tcPr>
          <w:p w:rsidRPr="00531B07" w:rsidR="00AB5D10" w:rsidP="00BF0E14" w:rsidRDefault="00AB5D10" w14:paraId="792DD982" w14:textId="77777777">
            <w:pPr>
              <w:ind w:left="170" w:right="170"/>
              <w:jc w:val="both"/>
              <w:rPr>
                <w:rFonts w:ascii="Arial" w:hAnsi="Arial" w:cs="Arial"/>
                <w:sz w:val="20"/>
                <w:szCs w:val="20"/>
              </w:rPr>
            </w:pPr>
            <w:r w:rsidRPr="00531B07">
              <w:rPr>
                <w:rFonts w:ascii="Arial" w:hAnsi="Arial" w:cs="Arial"/>
                <w:sz w:val="20"/>
                <w:szCs w:val="20"/>
              </w:rPr>
              <w:t>You can follow the bidding process in the competitive chart in the Responses page. The x-axis shows the time and the y-axis the total bid cost for all suppliers. Drag the cursor across the chart to see more details about the changes during the auction. </w:t>
            </w:r>
          </w:p>
          <w:p w:rsidRPr="00531B07" w:rsidR="00AB5D10" w:rsidP="00BF0E14" w:rsidRDefault="00AB5D10" w14:paraId="2F6FB8E9" w14:textId="77777777">
            <w:pPr>
              <w:ind w:left="170" w:right="170"/>
              <w:jc w:val="both"/>
              <w:rPr>
                <w:rFonts w:ascii="Arial" w:hAnsi="Arial" w:cs="Arial"/>
                <w:sz w:val="20"/>
                <w:szCs w:val="20"/>
              </w:rPr>
            </w:pPr>
          </w:p>
          <w:p w:rsidRPr="00531B07" w:rsidR="00AB5D10" w:rsidP="00BF0E14" w:rsidRDefault="00AB5D10" w14:paraId="66423310" w14:textId="21BECA9D">
            <w:pPr>
              <w:ind w:left="170" w:right="170"/>
              <w:jc w:val="both"/>
              <w:rPr>
                <w:rFonts w:ascii="Arial" w:hAnsi="Arial" w:cs="Arial"/>
                <w:sz w:val="20"/>
                <w:szCs w:val="20"/>
              </w:rPr>
            </w:pPr>
            <w:r w:rsidRPr="00531B07">
              <w:rPr>
                <w:rFonts w:ascii="Arial" w:hAnsi="Arial" w:cs="Arial"/>
                <w:sz w:val="20"/>
                <w:szCs w:val="20"/>
              </w:rPr>
              <w:t>The panel to the left allows you to select which items/lots and suppliers to show, and if you wish to display the Baseline or not. The panel can be hidden by clicking the left arrow (&lt;) at the top left.</w:t>
            </w:r>
          </w:p>
          <w:p w:rsidRPr="00531B07" w:rsidR="00AB5D10" w:rsidP="00BF0E14" w:rsidRDefault="00AB5D10" w14:paraId="007009DB" w14:textId="77777777">
            <w:pPr>
              <w:ind w:left="170" w:right="170"/>
              <w:rPr>
                <w:rFonts w:ascii="Arial" w:hAnsi="Arial" w:cs="Arial"/>
                <w:sz w:val="20"/>
                <w:szCs w:val="20"/>
              </w:rPr>
            </w:pPr>
            <w:r w:rsidRPr="00531B07">
              <w:rPr>
                <w:rFonts w:ascii="Arial" w:hAnsi="Arial" w:cs="Arial"/>
                <w:noProof/>
                <w:sz w:val="20"/>
                <w:szCs w:val="20"/>
              </w:rPr>
              <w:drawing>
                <wp:inline distT="0" distB="0" distL="0" distR="0" wp14:anchorId="521D6EAB" wp14:editId="6C5FE834">
                  <wp:extent cx="4408170" cy="1482510"/>
                  <wp:effectExtent l="19050" t="19050" r="11430" b="22860"/>
                  <wp:docPr id="82593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37705" name=""/>
                          <pic:cNvPicPr/>
                        </pic:nvPicPr>
                        <pic:blipFill>
                          <a:blip r:embed="rId60"/>
                          <a:stretch>
                            <a:fillRect/>
                          </a:stretch>
                        </pic:blipFill>
                        <pic:spPr>
                          <a:xfrm>
                            <a:off x="0" y="0"/>
                            <a:ext cx="4462275" cy="1500706"/>
                          </a:xfrm>
                          <a:prstGeom prst="rect">
                            <a:avLst/>
                          </a:prstGeom>
                          <a:ln>
                            <a:solidFill>
                              <a:schemeClr val="tx1"/>
                            </a:solidFill>
                          </a:ln>
                        </pic:spPr>
                      </pic:pic>
                    </a:graphicData>
                  </a:graphic>
                </wp:inline>
              </w:drawing>
            </w:r>
            <w:r w:rsidRPr="00531B07">
              <w:rPr>
                <w:rFonts w:ascii="Arial" w:hAnsi="Arial" w:cs="Arial"/>
                <w:sz w:val="20"/>
                <w:szCs w:val="20"/>
              </w:rPr>
              <w:t>  </w:t>
            </w:r>
          </w:p>
          <w:p w:rsidRPr="00531B07" w:rsidR="00AB5D10" w:rsidP="00BF0E14" w:rsidRDefault="00AB5D10" w14:paraId="2C9CE681" w14:textId="365BF26D">
            <w:pPr>
              <w:ind w:left="170" w:right="170"/>
              <w:jc w:val="both"/>
              <w:rPr>
                <w:rFonts w:ascii="Arial" w:hAnsi="Arial" w:cs="Arial"/>
                <w:sz w:val="20"/>
                <w:szCs w:val="20"/>
              </w:rPr>
            </w:pPr>
            <w:r w:rsidRPr="00531B07">
              <w:rPr>
                <w:rFonts w:ascii="Arial" w:hAnsi="Arial" w:cs="Arial"/>
                <w:sz w:val="20"/>
                <w:szCs w:val="20"/>
              </w:rPr>
              <w:t>Make sure to keep the Messaging centre open for communication with the participants throughout the event. </w:t>
            </w:r>
          </w:p>
          <w:p w:rsidRPr="00531B07" w:rsidR="00AB5D10" w:rsidP="00BF0E14" w:rsidRDefault="00AB5D10" w14:paraId="11FEEB4B" w14:textId="77777777">
            <w:pPr>
              <w:ind w:left="170" w:right="170"/>
              <w:jc w:val="both"/>
              <w:rPr>
                <w:rFonts w:ascii="Arial" w:hAnsi="Arial" w:cs="Arial"/>
                <w:sz w:val="20"/>
                <w:szCs w:val="20"/>
              </w:rPr>
            </w:pPr>
          </w:p>
          <w:p w:rsidR="00AB5D10" w:rsidP="00BF0E14" w:rsidRDefault="00AB5D10" w14:paraId="1A43A8A0" w14:textId="6C158E3F">
            <w:pPr>
              <w:ind w:left="170" w:right="170"/>
              <w:jc w:val="both"/>
              <w:rPr>
                <w:rFonts w:ascii="Arial" w:hAnsi="Arial" w:cs="Arial"/>
                <w:sz w:val="20"/>
                <w:szCs w:val="20"/>
              </w:rPr>
            </w:pPr>
            <w:r w:rsidRPr="00531B07">
              <w:rPr>
                <w:rFonts w:ascii="Arial" w:hAnsi="Arial" w:cs="Arial"/>
                <w:sz w:val="20"/>
                <w:szCs w:val="20"/>
              </w:rPr>
              <w:t>Removal of bids on behalf of suppliers: </w:t>
            </w:r>
          </w:p>
          <w:p w:rsidR="00AB5D10" w:rsidP="00BF0E14" w:rsidRDefault="00AB5D10" w14:paraId="1EF685F2" w14:textId="77777777">
            <w:pPr>
              <w:ind w:left="170" w:right="170"/>
              <w:jc w:val="both"/>
              <w:rPr>
                <w:rFonts w:ascii="Arial" w:hAnsi="Arial" w:cs="Arial"/>
                <w:sz w:val="20"/>
                <w:szCs w:val="20"/>
              </w:rPr>
            </w:pPr>
          </w:p>
          <w:p w:rsidR="00AB5D10" w:rsidP="00BF0E14" w:rsidRDefault="00AB5D10" w14:paraId="49A261AD" w14:textId="77777777">
            <w:pPr>
              <w:ind w:left="170" w:right="170"/>
              <w:jc w:val="both"/>
              <w:rPr>
                <w:rFonts w:ascii="Arial" w:hAnsi="Arial" w:cs="Arial"/>
                <w:sz w:val="20"/>
                <w:szCs w:val="20"/>
                <w:lang w:val="en-US"/>
              </w:rPr>
            </w:pPr>
            <w:r w:rsidRPr="00370BF0">
              <w:rPr>
                <w:rFonts w:ascii="Arial" w:hAnsi="Arial" w:cs="Arial"/>
                <w:sz w:val="20"/>
                <w:szCs w:val="20"/>
                <w:lang w:val="en-US"/>
              </w:rPr>
              <w:lastRenderedPageBreak/>
              <w:t xml:space="preserve">If a supplier accidentally submits an incorrect quote, they can request its removal. The internal team can delete the supplier’s </w:t>
            </w:r>
            <w:r w:rsidRPr="00370BF0">
              <w:rPr>
                <w:rFonts w:ascii="Arial" w:hAnsi="Arial" w:cs="Arial"/>
                <w:b/>
                <w:bCs/>
                <w:sz w:val="20"/>
                <w:szCs w:val="20"/>
                <w:lang w:val="en-US"/>
              </w:rPr>
              <w:t>latest submission</w:t>
            </w:r>
            <w:r w:rsidRPr="00370BF0">
              <w:rPr>
                <w:rFonts w:ascii="Arial" w:hAnsi="Arial" w:cs="Arial"/>
                <w:sz w:val="20"/>
                <w:szCs w:val="20"/>
                <w:lang w:val="en-US"/>
              </w:rPr>
              <w:t xml:space="preserve"> from the Responses section. The supplier is notified automatically and can also revise or resubmit the bid from their side.</w:t>
            </w:r>
          </w:p>
          <w:p w:rsidRPr="00370BF0" w:rsidR="00AB5D10" w:rsidP="00BF0E14" w:rsidRDefault="00AB5D10" w14:paraId="043BA1CB" w14:textId="77777777">
            <w:pPr>
              <w:ind w:left="170" w:right="170"/>
              <w:jc w:val="both"/>
              <w:rPr>
                <w:rFonts w:ascii="Arial" w:hAnsi="Arial" w:cs="Arial"/>
                <w:sz w:val="20"/>
                <w:szCs w:val="20"/>
                <w:lang w:val="en-US"/>
              </w:rPr>
            </w:pPr>
          </w:p>
          <w:p w:rsidR="00AB5D10" w:rsidP="00BF0E14" w:rsidRDefault="00AB5D10" w14:paraId="758A1285" w14:textId="77777777">
            <w:pPr>
              <w:ind w:left="170" w:right="170"/>
              <w:jc w:val="both"/>
              <w:rPr>
                <w:rFonts w:ascii="Arial" w:hAnsi="Arial" w:cs="Arial"/>
                <w:sz w:val="20"/>
                <w:szCs w:val="20"/>
                <w:lang w:val="en-US"/>
              </w:rPr>
            </w:pPr>
            <w:r w:rsidRPr="00370BF0">
              <w:rPr>
                <w:rFonts w:ascii="Arial" w:hAnsi="Arial" w:cs="Arial"/>
                <w:sz w:val="20"/>
                <w:szCs w:val="20"/>
                <w:lang w:val="en-US"/>
              </w:rPr>
              <w:t>Suppliers may place improved bids at any time while the event is active. When the internal team deletes a supplier’s most recent bid, the previous submission becomes the standing quote and cannot be removed. If the supplier submits a new bid later, only that latest submission can be deleted again.</w:t>
            </w:r>
          </w:p>
          <w:p w:rsidRPr="00370BF0" w:rsidR="00AB5D10" w:rsidP="00BF0E14" w:rsidRDefault="00AB5D10" w14:paraId="5584BB17" w14:textId="77777777">
            <w:pPr>
              <w:ind w:left="170" w:right="170"/>
              <w:jc w:val="both"/>
              <w:rPr>
                <w:rFonts w:ascii="Arial" w:hAnsi="Arial" w:cs="Arial"/>
                <w:sz w:val="20"/>
                <w:szCs w:val="20"/>
                <w:lang w:val="en-US"/>
              </w:rPr>
            </w:pPr>
          </w:p>
          <w:p w:rsidR="00AB5D10" w:rsidP="00BF0E14" w:rsidRDefault="00AB5D10" w14:paraId="4CF56F01" w14:textId="77777777">
            <w:pPr>
              <w:ind w:left="170" w:right="170"/>
              <w:jc w:val="both"/>
              <w:rPr>
                <w:rFonts w:ascii="Arial" w:hAnsi="Arial" w:cs="Arial"/>
                <w:sz w:val="20"/>
                <w:szCs w:val="20"/>
                <w:lang w:val="en-US"/>
              </w:rPr>
            </w:pPr>
            <w:r w:rsidRPr="00370BF0">
              <w:rPr>
                <w:rFonts w:ascii="Arial" w:hAnsi="Arial" w:cs="Arial"/>
                <w:sz w:val="20"/>
                <w:szCs w:val="20"/>
                <w:lang w:val="en-US"/>
              </w:rPr>
              <w:t>All bid removals are logged in the event history for both the buyer and the supplier.</w:t>
            </w:r>
          </w:p>
          <w:p w:rsidRPr="00370BF0" w:rsidR="00AB5D10" w:rsidP="00BF0E14" w:rsidRDefault="00AB5D10" w14:paraId="60C580C8" w14:textId="77777777">
            <w:pPr>
              <w:ind w:left="170" w:right="170"/>
              <w:jc w:val="both"/>
              <w:rPr>
                <w:rFonts w:ascii="Arial" w:hAnsi="Arial" w:cs="Arial"/>
                <w:sz w:val="20"/>
                <w:szCs w:val="20"/>
                <w:lang w:val="en-US"/>
              </w:rPr>
            </w:pPr>
          </w:p>
          <w:p w:rsidR="00AB5D10" w:rsidP="00BF0E14" w:rsidRDefault="00AB5D10" w14:paraId="796F8D56" w14:textId="1C9E5661">
            <w:pPr>
              <w:ind w:left="170" w:right="170"/>
              <w:jc w:val="both"/>
              <w:rPr>
                <w:rFonts w:ascii="Arial" w:hAnsi="Arial" w:cs="Arial"/>
                <w:sz w:val="20"/>
                <w:szCs w:val="20"/>
                <w:lang w:val="en-US"/>
              </w:rPr>
            </w:pPr>
            <w:r w:rsidRPr="00370BF0">
              <w:rPr>
                <w:rFonts w:ascii="Arial" w:hAnsi="Arial" w:cs="Arial"/>
                <w:sz w:val="20"/>
                <w:szCs w:val="20"/>
                <w:lang w:val="en-US"/>
              </w:rPr>
              <w:t>To reduce accidental errors, Coupa Sourcing displays a warning when a supplier attempts to submit a quote that is more than 50% lower than their previous bid.</w:t>
            </w:r>
          </w:p>
          <w:p w:rsidRPr="00531B07" w:rsidR="00AB5D10" w:rsidP="00BF0E14" w:rsidRDefault="00AB5D10" w14:paraId="32AC52C3" w14:textId="61216632">
            <w:pPr>
              <w:ind w:left="170" w:right="170"/>
              <w:jc w:val="both"/>
              <w:rPr>
                <w:rFonts w:ascii="Arial" w:hAnsi="Arial" w:cs="Arial"/>
                <w:sz w:val="20"/>
                <w:szCs w:val="20"/>
              </w:rPr>
            </w:pPr>
          </w:p>
        </w:tc>
      </w:tr>
      <w:tr w:rsidRPr="00531B07" w:rsidR="00AB5D10" w:rsidTr="34180FAC" w14:paraId="4F246C81" w14:textId="77777777">
        <w:trPr>
          <w:trHeight w:val="300"/>
        </w:trPr>
        <w:tc>
          <w:tcPr>
            <w:tcW w:w="562" w:type="dxa"/>
            <w:tcMar/>
          </w:tcPr>
          <w:p w:rsidRPr="00531B07" w:rsidR="00AB5D10" w:rsidP="00BF0E14" w:rsidRDefault="00AB5D10" w14:paraId="25A4FB8C" w14:textId="24CB7E1C">
            <w:pPr>
              <w:rPr>
                <w:rFonts w:ascii="Arial" w:hAnsi="Arial" w:cs="Arial"/>
                <w:sz w:val="20"/>
                <w:szCs w:val="20"/>
              </w:rPr>
            </w:pPr>
            <w:r>
              <w:rPr>
                <w:rFonts w:ascii="Arial" w:hAnsi="Arial" w:cs="Arial"/>
                <w:sz w:val="20"/>
                <w:szCs w:val="20"/>
              </w:rPr>
              <w:lastRenderedPageBreak/>
              <w:t>8.7</w:t>
            </w:r>
          </w:p>
        </w:tc>
        <w:tc>
          <w:tcPr>
            <w:tcW w:w="1803" w:type="dxa"/>
            <w:tcMar/>
            <w:hideMark/>
          </w:tcPr>
          <w:p w:rsidRPr="00531B07" w:rsidR="00AB5D10" w:rsidP="00BF0E14" w:rsidRDefault="00AB5D10" w14:paraId="02512CC9" w14:textId="05C9B157">
            <w:pPr>
              <w:rPr>
                <w:rFonts w:ascii="Arial" w:hAnsi="Arial" w:cs="Arial"/>
                <w:sz w:val="20"/>
                <w:szCs w:val="20"/>
              </w:rPr>
            </w:pPr>
            <w:r w:rsidRPr="00531B07">
              <w:rPr>
                <w:rFonts w:ascii="Arial" w:hAnsi="Arial" w:cs="Arial"/>
                <w:sz w:val="20"/>
                <w:szCs w:val="20"/>
              </w:rPr>
              <w:t>Awarding the Auction </w:t>
            </w:r>
          </w:p>
        </w:tc>
        <w:tc>
          <w:tcPr>
            <w:tcW w:w="7292" w:type="dxa"/>
            <w:tcMar/>
            <w:hideMark/>
          </w:tcPr>
          <w:p w:rsidRPr="00531B07" w:rsidR="00AB5D10" w:rsidP="00BF0E14" w:rsidRDefault="00AB5D10" w14:paraId="7F2FBFCE" w14:textId="008FBE24">
            <w:pPr>
              <w:ind w:left="170" w:right="170"/>
              <w:jc w:val="both"/>
              <w:rPr>
                <w:rFonts w:ascii="Arial" w:hAnsi="Arial" w:cs="Arial"/>
                <w:sz w:val="20"/>
                <w:szCs w:val="20"/>
              </w:rPr>
            </w:pPr>
            <w:r w:rsidRPr="3F54F2CE">
              <w:rPr>
                <w:rFonts w:ascii="Arial" w:hAnsi="Arial" w:cs="Arial"/>
                <w:sz w:val="20"/>
                <w:szCs w:val="20"/>
              </w:rPr>
              <w:t>After Monitoring the event, the buyer will send the event for evaluations and once that is completed, the Buyer will proceed to the next process which is Award Approvals. The details of the Approval chain have been captured in the workflow section of this document. </w:t>
            </w:r>
          </w:p>
          <w:p w:rsidRPr="00531B07" w:rsidR="00AB5D10" w:rsidP="00BF0E14" w:rsidRDefault="00AB5D10" w14:paraId="475DF030" w14:textId="77777777">
            <w:pPr>
              <w:ind w:left="170" w:right="170"/>
              <w:jc w:val="both"/>
              <w:rPr>
                <w:rFonts w:ascii="Arial" w:hAnsi="Arial" w:cs="Arial"/>
                <w:sz w:val="20"/>
                <w:szCs w:val="20"/>
              </w:rPr>
            </w:pPr>
          </w:p>
          <w:p w:rsidRPr="00531B07" w:rsidR="00AB5D10" w:rsidP="00BF0E14" w:rsidRDefault="00AB5D10" w14:paraId="65DE4928" w14:textId="286E4574">
            <w:pPr>
              <w:ind w:left="170" w:right="170"/>
              <w:jc w:val="both"/>
              <w:rPr>
                <w:rFonts w:ascii="Arial" w:hAnsi="Arial" w:cs="Arial"/>
                <w:sz w:val="20"/>
                <w:szCs w:val="20"/>
              </w:rPr>
            </w:pPr>
            <w:r w:rsidRPr="00531B07">
              <w:rPr>
                <w:rFonts w:ascii="Arial" w:hAnsi="Arial" w:cs="Arial"/>
                <w:sz w:val="20"/>
                <w:szCs w:val="20"/>
              </w:rPr>
              <w:t>Once the approver approves the Award form, the Procurement Admin (Buyer) proceed ahead to award the selected supplier. </w:t>
            </w:r>
          </w:p>
          <w:p w:rsidRPr="00531B07" w:rsidR="00AB5D10" w:rsidP="00BF0E14" w:rsidRDefault="00AB5D10" w14:paraId="5EC79AE5" w14:textId="77777777">
            <w:pPr>
              <w:ind w:left="170" w:right="170"/>
              <w:jc w:val="both"/>
              <w:rPr>
                <w:rFonts w:ascii="Arial" w:hAnsi="Arial" w:cs="Arial"/>
                <w:sz w:val="20"/>
                <w:szCs w:val="20"/>
              </w:rPr>
            </w:pPr>
          </w:p>
          <w:p w:rsidRPr="00531B07" w:rsidR="00AB5D10" w:rsidP="00BF0E14" w:rsidRDefault="00AB5D10" w14:paraId="034C68E0" w14:textId="4B2C8160">
            <w:pPr>
              <w:ind w:left="170" w:right="170"/>
              <w:jc w:val="both"/>
              <w:rPr>
                <w:rFonts w:ascii="Arial" w:hAnsi="Arial" w:cs="Arial"/>
                <w:sz w:val="20"/>
                <w:szCs w:val="20"/>
              </w:rPr>
            </w:pPr>
            <w:r w:rsidRPr="3F54F2CE">
              <w:rPr>
                <w:rFonts w:ascii="Arial" w:hAnsi="Arial" w:cs="Arial"/>
                <w:sz w:val="20"/>
                <w:szCs w:val="20"/>
              </w:rPr>
              <w:t>An auction event is awarded, and the awards are implemented in the same way as any event in Coupa Sourcing, which is already covered in the Sourcing Process above. </w:t>
            </w:r>
          </w:p>
          <w:p w:rsidRPr="00531B07" w:rsidR="00AB5D10" w:rsidP="00BF0E14" w:rsidRDefault="00AB5D10" w14:paraId="1BA97619" w14:textId="256004E9">
            <w:pPr>
              <w:ind w:left="170" w:right="170"/>
              <w:jc w:val="center"/>
              <w:rPr>
                <w:rFonts w:ascii="Arial" w:hAnsi="Arial" w:cs="Arial"/>
                <w:sz w:val="20"/>
                <w:szCs w:val="20"/>
              </w:rPr>
            </w:pPr>
            <w:r w:rsidRPr="00531B07">
              <w:rPr>
                <w:rFonts w:ascii="Arial" w:hAnsi="Arial" w:cs="Arial"/>
                <w:b/>
                <w:noProof/>
                <w:sz w:val="20"/>
                <w:szCs w:val="20"/>
                <w:lang w:eastAsia="en-IN"/>
              </w:rPr>
              <w:drawing>
                <wp:inline distT="0" distB="0" distL="0" distR="0" wp14:anchorId="6FA92693" wp14:editId="71E309AC">
                  <wp:extent cx="2548050" cy="2019149"/>
                  <wp:effectExtent l="12700" t="12700" r="17780" b="13335"/>
                  <wp:docPr id="1496323344"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8802" name="Picture 31"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07473" cy="2066237"/>
                          </a:xfrm>
                          <a:prstGeom prst="rect">
                            <a:avLst/>
                          </a:prstGeom>
                          <a:ln>
                            <a:solidFill>
                              <a:schemeClr val="tx1"/>
                            </a:solidFill>
                          </a:ln>
                        </pic:spPr>
                      </pic:pic>
                    </a:graphicData>
                  </a:graphic>
                </wp:inline>
              </w:drawing>
            </w:r>
          </w:p>
        </w:tc>
      </w:tr>
    </w:tbl>
    <w:p w:rsidRPr="00531B07" w:rsidR="00044E6D" w:rsidP="00CB17C7" w:rsidRDefault="00044E6D" w14:paraId="50F83B89" w14:textId="77777777">
      <w:pPr>
        <w:pStyle w:val="Header2-NotTOC"/>
        <w:numPr>
          <w:ilvl w:val="0"/>
          <w:numId w:val="0"/>
        </w:numPr>
        <w:ind w:left="576"/>
      </w:pPr>
    </w:p>
    <w:p w:rsidRPr="00531B07" w:rsidR="00044E6D" w:rsidRDefault="00044E6D" w14:paraId="45CF516E" w14:textId="77777777">
      <w:pPr>
        <w:spacing w:before="240" w:after="240"/>
        <w:rPr>
          <w:rFonts w:ascii="Arial" w:hAnsi="Arial" w:cs="Arial"/>
          <w:b/>
          <w:bCs/>
          <w:caps/>
          <w:color w:val="BE3144"/>
          <w:lang w:val="en-GB" w:eastAsia="en-US"/>
        </w:rPr>
      </w:pPr>
      <w:r w:rsidRPr="00531B07">
        <w:rPr>
          <w:rFonts w:ascii="Arial" w:hAnsi="Arial" w:cs="Arial"/>
        </w:rPr>
        <w:br w:type="page"/>
      </w:r>
    </w:p>
    <w:p w:rsidRPr="00531B07" w:rsidR="00631078" w:rsidP="00AD681F" w:rsidRDefault="538BA8B3" w14:paraId="68D7DA94" w14:textId="2011B4D2">
      <w:pPr>
        <w:pStyle w:val="Heading1"/>
        <w:framePr w:wrap="notBeside"/>
      </w:pPr>
      <w:bookmarkStart w:name="_Toc221204260" w:id="21"/>
      <w:r>
        <w:lastRenderedPageBreak/>
        <w:t>Savings Definition Sourcing</w:t>
      </w:r>
      <w:bookmarkEnd w:id="21"/>
    </w:p>
    <w:tbl>
      <w:tblPr>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1E0" w:firstRow="1" w:lastRow="1" w:firstColumn="1" w:lastColumn="1" w:noHBand="0" w:noVBand="0"/>
      </w:tblPr>
      <w:tblGrid>
        <w:gridCol w:w="1683"/>
        <w:gridCol w:w="1683"/>
        <w:gridCol w:w="6036"/>
      </w:tblGrid>
      <w:tr w:rsidRPr="00531B07" w:rsidR="00264962" w:rsidTr="00BF0E14" w14:paraId="16D3E2C4" w14:textId="77777777">
        <w:trPr>
          <w:trHeight w:val="397"/>
          <w:jc w:val="center"/>
        </w:trPr>
        <w:tc>
          <w:tcPr>
            <w:tcW w:w="895" w:type="pct"/>
            <w:shd w:val="clear" w:color="auto" w:fill="C00000"/>
            <w:vAlign w:val="center"/>
          </w:tcPr>
          <w:p w:rsidRPr="00531B07" w:rsidR="00264962" w:rsidP="00BF0E14" w:rsidRDefault="00BF0E14" w14:paraId="6CE465F0" w14:textId="73416F0A">
            <w:pPr>
              <w:jc w:val="center"/>
              <w:rPr>
                <w:rStyle w:val="EstiloCuerpoNegrita"/>
                <w:rFonts w:ascii="Arial" w:hAnsi="Arial" w:cs="Arial" w:eastAsiaTheme="minorBidi"/>
                <w:color w:val="FFFFFF" w:themeColor="background1"/>
                <w:sz w:val="20"/>
                <w:szCs w:val="20"/>
              </w:rPr>
            </w:pPr>
            <w:proofErr w:type="spellStart"/>
            <w:r>
              <w:rPr>
                <w:rStyle w:val="EstiloCuerpoNegrita"/>
                <w:rFonts w:ascii="Arial" w:hAnsi="Arial" w:cs="Arial" w:eastAsiaTheme="minorBidi"/>
                <w:color w:val="FFFFFF" w:themeColor="background1"/>
                <w:sz w:val="20"/>
                <w:szCs w:val="20"/>
              </w:rPr>
              <w:t>S.No</w:t>
            </w:r>
            <w:proofErr w:type="spellEnd"/>
            <w:r>
              <w:rPr>
                <w:rStyle w:val="EstiloCuerpoNegrita"/>
                <w:rFonts w:ascii="Arial" w:hAnsi="Arial" w:cs="Arial" w:eastAsiaTheme="minorBidi"/>
                <w:color w:val="FFFFFF" w:themeColor="background1"/>
                <w:sz w:val="20"/>
                <w:szCs w:val="20"/>
              </w:rPr>
              <w:t>.</w:t>
            </w:r>
          </w:p>
        </w:tc>
        <w:tc>
          <w:tcPr>
            <w:tcW w:w="895" w:type="pct"/>
            <w:shd w:val="clear" w:color="auto" w:fill="C00000"/>
            <w:vAlign w:val="center"/>
          </w:tcPr>
          <w:p w:rsidRPr="00531B07" w:rsidR="00264962" w:rsidP="00CD09BA" w:rsidRDefault="00264962" w14:paraId="3BE941B3" w14:textId="3362B5C7">
            <w:pPr>
              <w:jc w:val="center"/>
              <w:rPr>
                <w:rFonts w:ascii="Arial" w:hAnsi="Arial" w:cs="Arial"/>
                <w:color w:val="FFFFFF" w:themeColor="background1"/>
                <w:sz w:val="20"/>
                <w:szCs w:val="20"/>
              </w:rPr>
            </w:pPr>
            <w:r w:rsidRPr="00531B07">
              <w:rPr>
                <w:rStyle w:val="EstiloCuerpoNegrita"/>
                <w:rFonts w:ascii="Arial" w:hAnsi="Arial" w:cs="Arial" w:eastAsiaTheme="minorBidi"/>
                <w:color w:val="FFFFFF" w:themeColor="background1"/>
                <w:sz w:val="20"/>
                <w:szCs w:val="20"/>
              </w:rPr>
              <w:t>Type</w:t>
            </w:r>
          </w:p>
        </w:tc>
        <w:tc>
          <w:tcPr>
            <w:tcW w:w="3210" w:type="pct"/>
            <w:shd w:val="clear" w:color="auto" w:fill="C00000"/>
            <w:vAlign w:val="center"/>
          </w:tcPr>
          <w:p w:rsidRPr="00531B07" w:rsidR="00264962" w:rsidP="00CD09BA" w:rsidRDefault="00264962" w14:paraId="7E8A3302" w14:textId="07C5BD12">
            <w:pPr>
              <w:jc w:val="center"/>
              <w:rPr>
                <w:rFonts w:ascii="Arial" w:hAnsi="Arial" w:cs="Arial"/>
                <w:color w:val="FFFFFF" w:themeColor="background1"/>
                <w:sz w:val="20"/>
                <w:szCs w:val="20"/>
              </w:rPr>
            </w:pPr>
            <w:r w:rsidRPr="00531B07">
              <w:rPr>
                <w:rStyle w:val="EstiloCuerpoNegrita"/>
                <w:rFonts w:ascii="Arial" w:hAnsi="Arial" w:cs="Arial" w:eastAsiaTheme="minorBidi"/>
                <w:color w:val="FFFFFF" w:themeColor="background1"/>
                <w:sz w:val="20"/>
                <w:szCs w:val="20"/>
              </w:rPr>
              <w:t>Definition</w:t>
            </w:r>
          </w:p>
        </w:tc>
      </w:tr>
      <w:tr w:rsidRPr="00531B07" w:rsidR="00264962" w:rsidTr="00BF0E14" w14:paraId="1658C14A" w14:textId="77777777">
        <w:trPr>
          <w:trHeight w:val="397"/>
          <w:jc w:val="center"/>
        </w:trPr>
        <w:tc>
          <w:tcPr>
            <w:tcW w:w="895" w:type="pct"/>
            <w:vAlign w:val="center"/>
          </w:tcPr>
          <w:p w:rsidRPr="00531B07" w:rsidR="00264962" w:rsidP="00BF0E14" w:rsidRDefault="00BF0E14" w14:paraId="35B6A137" w14:textId="39AE6F57">
            <w:pPr>
              <w:jc w:val="center"/>
              <w:rPr>
                <w:rFonts w:ascii="Arial" w:hAnsi="Arial" w:cs="Arial"/>
                <w:sz w:val="20"/>
                <w:szCs w:val="20"/>
              </w:rPr>
            </w:pPr>
            <w:r>
              <w:rPr>
                <w:rFonts w:ascii="Arial" w:hAnsi="Arial" w:cs="Arial"/>
                <w:sz w:val="20"/>
                <w:szCs w:val="20"/>
              </w:rPr>
              <w:t>1</w:t>
            </w:r>
          </w:p>
        </w:tc>
        <w:tc>
          <w:tcPr>
            <w:tcW w:w="895" w:type="pct"/>
            <w:vAlign w:val="center"/>
          </w:tcPr>
          <w:p w:rsidRPr="00531B07" w:rsidR="00264962" w:rsidP="002640D6" w:rsidRDefault="00264962" w14:paraId="59AF499A" w14:textId="11278F71">
            <w:pPr>
              <w:rPr>
                <w:rFonts w:ascii="Arial" w:hAnsi="Arial" w:cs="Arial"/>
                <w:sz w:val="20"/>
                <w:szCs w:val="20"/>
              </w:rPr>
            </w:pPr>
            <w:r w:rsidRPr="00531B07">
              <w:rPr>
                <w:rFonts w:ascii="Arial" w:hAnsi="Arial" w:cs="Arial"/>
                <w:sz w:val="20"/>
                <w:szCs w:val="20"/>
              </w:rPr>
              <w:t>Cost Avoidance</w:t>
            </w:r>
          </w:p>
        </w:tc>
        <w:tc>
          <w:tcPr>
            <w:tcW w:w="3210" w:type="pct"/>
            <w:vAlign w:val="center"/>
          </w:tcPr>
          <w:p w:rsidRPr="00531B07" w:rsidR="00264962" w:rsidP="00EE54FA" w:rsidRDefault="00264962" w14:paraId="34A76EF7" w14:textId="11F6E792">
            <w:pPr>
              <w:jc w:val="both"/>
              <w:rPr>
                <w:rFonts w:ascii="Arial" w:hAnsi="Arial" w:cs="Arial"/>
                <w:b/>
                <w:sz w:val="20"/>
                <w:szCs w:val="20"/>
              </w:rPr>
            </w:pPr>
            <w:r w:rsidRPr="00531B07">
              <w:rPr>
                <w:rFonts w:ascii="Arial" w:hAnsi="Arial" w:cs="Arial"/>
                <w:sz w:val="20"/>
                <w:szCs w:val="20"/>
              </w:rPr>
              <w:t>Avoidance savings are computed by the value of each requisition that has been rejected during the approval process. If it was resubmitted and is pending approval or approved, then it is not counted. This is a manual input by the Procurement Admin (Buyer)</w:t>
            </w:r>
          </w:p>
        </w:tc>
      </w:tr>
      <w:tr w:rsidRPr="00531B07" w:rsidR="00264962" w:rsidTr="00BF0E14" w14:paraId="3FCCFBFA" w14:textId="77777777">
        <w:trPr>
          <w:trHeight w:val="397"/>
          <w:jc w:val="center"/>
        </w:trPr>
        <w:tc>
          <w:tcPr>
            <w:tcW w:w="895" w:type="pct"/>
            <w:vAlign w:val="center"/>
          </w:tcPr>
          <w:p w:rsidRPr="00531B07" w:rsidR="00264962" w:rsidP="00BF0E14" w:rsidRDefault="00BF0E14" w14:paraId="343625D0" w14:textId="42F621D7">
            <w:pPr>
              <w:jc w:val="center"/>
              <w:rPr>
                <w:rFonts w:ascii="Arial" w:hAnsi="Arial" w:cs="Arial"/>
                <w:sz w:val="20"/>
                <w:szCs w:val="20"/>
              </w:rPr>
            </w:pPr>
            <w:r>
              <w:rPr>
                <w:rFonts w:ascii="Arial" w:hAnsi="Arial" w:cs="Arial"/>
                <w:sz w:val="20"/>
                <w:szCs w:val="20"/>
              </w:rPr>
              <w:t>2</w:t>
            </w:r>
          </w:p>
        </w:tc>
        <w:tc>
          <w:tcPr>
            <w:tcW w:w="895" w:type="pct"/>
            <w:vAlign w:val="center"/>
          </w:tcPr>
          <w:p w:rsidRPr="00531B07" w:rsidR="00264962" w:rsidP="002640D6" w:rsidRDefault="00264962" w14:paraId="65FBF944" w14:textId="3A53998A">
            <w:pPr>
              <w:rPr>
                <w:rFonts w:ascii="Arial" w:hAnsi="Arial" w:cs="Arial"/>
                <w:sz w:val="20"/>
                <w:szCs w:val="20"/>
              </w:rPr>
            </w:pPr>
            <w:r w:rsidRPr="00531B07">
              <w:rPr>
                <w:rFonts w:ascii="Arial" w:hAnsi="Arial" w:cs="Arial"/>
                <w:sz w:val="20"/>
                <w:szCs w:val="20"/>
              </w:rPr>
              <w:t>Planned Savings</w:t>
            </w:r>
          </w:p>
        </w:tc>
        <w:tc>
          <w:tcPr>
            <w:tcW w:w="3210" w:type="pct"/>
            <w:vAlign w:val="center"/>
          </w:tcPr>
          <w:p w:rsidRPr="00531B07" w:rsidR="00264962" w:rsidP="00EE54FA" w:rsidRDefault="00264962" w14:paraId="0E968730" w14:textId="77777777">
            <w:pPr>
              <w:jc w:val="both"/>
              <w:rPr>
                <w:rFonts w:ascii="Arial" w:hAnsi="Arial" w:cs="Arial"/>
                <w:b/>
                <w:sz w:val="20"/>
                <w:szCs w:val="20"/>
              </w:rPr>
            </w:pPr>
            <w:r w:rsidRPr="00531B07">
              <w:rPr>
                <w:rFonts w:ascii="Arial" w:hAnsi="Arial" w:cs="Arial"/>
                <w:sz w:val="20"/>
                <w:szCs w:val="20"/>
              </w:rPr>
              <w:t>This would be the target savings that would be manually added here. There is an internal attachment field here in case any supporting documents need to be attached.</w:t>
            </w:r>
          </w:p>
        </w:tc>
      </w:tr>
      <w:tr w:rsidRPr="00531B07" w:rsidR="00264962" w:rsidTr="00BF0E14" w14:paraId="79792BD0" w14:textId="77777777">
        <w:trPr>
          <w:trHeight w:val="397"/>
          <w:jc w:val="center"/>
        </w:trPr>
        <w:tc>
          <w:tcPr>
            <w:tcW w:w="895" w:type="pct"/>
            <w:vAlign w:val="center"/>
          </w:tcPr>
          <w:p w:rsidRPr="00531B07" w:rsidR="00264962" w:rsidP="00BF0E14" w:rsidRDefault="00264962" w14:paraId="16F0F07B" w14:textId="13F268BE">
            <w:pPr>
              <w:jc w:val="center"/>
              <w:rPr>
                <w:rFonts w:ascii="Arial" w:hAnsi="Arial" w:cs="Arial"/>
                <w:sz w:val="20"/>
                <w:szCs w:val="20"/>
              </w:rPr>
            </w:pPr>
            <w:r>
              <w:rPr>
                <w:rFonts w:ascii="Arial" w:hAnsi="Arial" w:cs="Arial"/>
                <w:sz w:val="20"/>
                <w:szCs w:val="20"/>
              </w:rPr>
              <w:t>3</w:t>
            </w:r>
          </w:p>
        </w:tc>
        <w:tc>
          <w:tcPr>
            <w:tcW w:w="895" w:type="pct"/>
            <w:vAlign w:val="center"/>
          </w:tcPr>
          <w:p w:rsidRPr="00531B07" w:rsidR="00264962" w:rsidP="002640D6" w:rsidRDefault="00264962" w14:paraId="35EB80DC" w14:textId="1C557EDF">
            <w:pPr>
              <w:rPr>
                <w:rFonts w:ascii="Arial" w:hAnsi="Arial" w:cs="Arial"/>
                <w:sz w:val="20"/>
                <w:szCs w:val="20"/>
              </w:rPr>
            </w:pPr>
            <w:r w:rsidRPr="00531B07">
              <w:rPr>
                <w:rFonts w:ascii="Arial" w:hAnsi="Arial" w:cs="Arial"/>
                <w:sz w:val="20"/>
                <w:szCs w:val="20"/>
              </w:rPr>
              <w:t>Base Price</w:t>
            </w:r>
          </w:p>
        </w:tc>
        <w:tc>
          <w:tcPr>
            <w:tcW w:w="3210" w:type="pct"/>
            <w:vAlign w:val="center"/>
          </w:tcPr>
          <w:p w:rsidRPr="00531B07" w:rsidR="00264962" w:rsidP="00EE54FA" w:rsidRDefault="00264962" w14:paraId="26BB4600" w14:textId="77777777">
            <w:pPr>
              <w:jc w:val="both"/>
              <w:rPr>
                <w:rFonts w:ascii="Arial" w:hAnsi="Arial" w:cs="Arial"/>
                <w:b/>
                <w:sz w:val="20"/>
                <w:szCs w:val="20"/>
              </w:rPr>
            </w:pPr>
            <w:r w:rsidRPr="00531B07">
              <w:rPr>
                <w:rFonts w:ascii="Arial" w:hAnsi="Arial" w:cs="Arial"/>
                <w:sz w:val="20"/>
                <w:szCs w:val="20"/>
              </w:rPr>
              <w:t>This would be the last purchase price. This is added manually.</w:t>
            </w:r>
          </w:p>
        </w:tc>
      </w:tr>
      <w:tr w:rsidRPr="00531B07" w:rsidR="00264962" w:rsidTr="00BF0E14" w14:paraId="6E636EF6" w14:textId="77777777">
        <w:trPr>
          <w:trHeight w:val="397"/>
          <w:jc w:val="center"/>
        </w:trPr>
        <w:tc>
          <w:tcPr>
            <w:tcW w:w="895" w:type="pct"/>
            <w:vAlign w:val="center"/>
          </w:tcPr>
          <w:p w:rsidRPr="00531B07" w:rsidR="00264962" w:rsidP="00BF0E14" w:rsidRDefault="00264962" w14:paraId="07ED6A87" w14:textId="51507AC9">
            <w:pPr>
              <w:jc w:val="center"/>
              <w:rPr>
                <w:rFonts w:ascii="Arial" w:hAnsi="Arial" w:cs="Arial"/>
                <w:sz w:val="20"/>
                <w:szCs w:val="20"/>
              </w:rPr>
            </w:pPr>
            <w:r>
              <w:rPr>
                <w:rFonts w:ascii="Arial" w:hAnsi="Arial" w:cs="Arial"/>
                <w:sz w:val="20"/>
                <w:szCs w:val="20"/>
              </w:rPr>
              <w:t>4</w:t>
            </w:r>
          </w:p>
        </w:tc>
        <w:tc>
          <w:tcPr>
            <w:tcW w:w="895" w:type="pct"/>
            <w:vAlign w:val="center"/>
          </w:tcPr>
          <w:p w:rsidRPr="00531B07" w:rsidR="00264962" w:rsidP="002640D6" w:rsidRDefault="00264962" w14:paraId="3892C525" w14:textId="34464C64">
            <w:pPr>
              <w:rPr>
                <w:rFonts w:ascii="Arial" w:hAnsi="Arial" w:cs="Arial"/>
                <w:sz w:val="20"/>
                <w:szCs w:val="20"/>
              </w:rPr>
            </w:pPr>
            <w:r w:rsidRPr="00531B07">
              <w:rPr>
                <w:rFonts w:ascii="Arial" w:hAnsi="Arial" w:cs="Arial"/>
                <w:sz w:val="20"/>
                <w:szCs w:val="20"/>
              </w:rPr>
              <w:t>Negotiated Savings</w:t>
            </w:r>
          </w:p>
        </w:tc>
        <w:tc>
          <w:tcPr>
            <w:tcW w:w="3210" w:type="pct"/>
            <w:vAlign w:val="center"/>
          </w:tcPr>
          <w:p w:rsidRPr="00531B07" w:rsidR="00264962" w:rsidP="00EE54FA" w:rsidRDefault="00264962" w14:paraId="71A1FC92" w14:textId="77777777">
            <w:pPr>
              <w:jc w:val="both"/>
              <w:rPr>
                <w:rFonts w:ascii="Arial" w:hAnsi="Arial" w:cs="Arial"/>
                <w:b/>
                <w:sz w:val="20"/>
                <w:szCs w:val="20"/>
              </w:rPr>
            </w:pPr>
            <w:r w:rsidRPr="00531B07">
              <w:rPr>
                <w:rFonts w:ascii="Arial" w:hAnsi="Arial" w:cs="Arial"/>
                <w:sz w:val="20"/>
                <w:szCs w:val="20"/>
              </w:rPr>
              <w:t>The formula for this would be - Base price - Bid price x Quantity and would be auto calculated in the system. This value is automatically calculated and entered into the Negotiated Savings field in the Settings page by Coupa when the event was awarded. However, if items and lots are awarded individually, you need to do the calculation and enter it manually.</w:t>
            </w:r>
          </w:p>
        </w:tc>
      </w:tr>
    </w:tbl>
    <w:p w:rsidRPr="00531B07" w:rsidR="00631078" w:rsidP="00631078" w:rsidRDefault="00631078" w14:paraId="77A4D25E" w14:textId="77777777">
      <w:pPr>
        <w:rPr>
          <w:rFonts w:ascii="Arial" w:hAnsi="Arial" w:cs="Arial"/>
        </w:rPr>
      </w:pPr>
    </w:p>
    <w:p w:rsidRPr="00531B07" w:rsidR="00B22C9F" w:rsidP="00CB17C7" w:rsidRDefault="538BA8B3" w14:paraId="63F31930" w14:textId="4317ABD8">
      <w:pPr>
        <w:pStyle w:val="Heading2"/>
      </w:pPr>
      <w:bookmarkStart w:name="_Toc145600452" w:id="22"/>
      <w:bookmarkStart w:name="_Toc221204261" w:id="23"/>
      <w:r>
        <w:t>Sourcing Settings and Configurations</w:t>
      </w:r>
      <w:bookmarkEnd w:id="22"/>
      <w:r>
        <w:t xml:space="preserve"> (C</w:t>
      </w:r>
      <w:r w:rsidR="239CC6D4">
        <w:t>oupa Admin Tasks</w:t>
      </w:r>
      <w:r>
        <w:t>)</w:t>
      </w:r>
      <w:bookmarkEnd w:id="23"/>
    </w:p>
    <w:p w:rsidRPr="00531B07" w:rsidR="00631078" w:rsidP="00EE54FA" w:rsidRDefault="00631078" w14:paraId="45FBB634" w14:textId="541D477D">
      <w:pPr>
        <w:jc w:val="both"/>
        <w:rPr>
          <w:rFonts w:ascii="Arial" w:hAnsi="Arial" w:cs="Arial"/>
          <w:sz w:val="20"/>
          <w:szCs w:val="20"/>
          <w:lang w:val="en-GB"/>
        </w:rPr>
      </w:pPr>
      <w:r w:rsidRPr="00531B07">
        <w:rPr>
          <w:rFonts w:ascii="Arial" w:hAnsi="Arial" w:cs="Arial"/>
          <w:sz w:val="20"/>
          <w:szCs w:val="20"/>
          <w:lang w:val="en-GB"/>
        </w:rPr>
        <w:t xml:space="preserve">Coupa allows certain settings to be customizable such as the ones mentioned below to enable certain controls at the </w:t>
      </w:r>
      <w:r w:rsidRPr="00531B07" w:rsidR="00551E60">
        <w:rPr>
          <w:rFonts w:ascii="Arial" w:hAnsi="Arial" w:cs="Arial"/>
          <w:sz w:val="20"/>
          <w:szCs w:val="20"/>
          <w:lang w:val="en-GB"/>
        </w:rPr>
        <w:t>Procurement Admin (Buyer)</w:t>
      </w:r>
      <w:r w:rsidRPr="00531B07">
        <w:rPr>
          <w:rFonts w:ascii="Arial" w:hAnsi="Arial" w:cs="Arial"/>
          <w:sz w:val="20"/>
          <w:szCs w:val="20"/>
          <w:lang w:val="en-GB"/>
        </w:rPr>
        <w:t xml:space="preserve"> side. These settings can be found in </w:t>
      </w:r>
      <w:r w:rsidRPr="00531B07">
        <w:rPr>
          <w:rFonts w:ascii="Arial" w:hAnsi="Arial" w:cs="Arial"/>
          <w:i/>
          <w:sz w:val="20"/>
          <w:szCs w:val="20"/>
          <w:u w:val="single"/>
          <w:lang w:val="en-GB"/>
        </w:rPr>
        <w:t>Setup &gt; Sourcing &gt; Sourcing Settings</w:t>
      </w:r>
      <w:r w:rsidRPr="00531B07">
        <w:rPr>
          <w:rFonts w:ascii="Arial" w:hAnsi="Arial" w:cs="Arial"/>
          <w:sz w:val="20"/>
          <w:szCs w:val="20"/>
          <w:lang w:val="en-GB"/>
        </w:rPr>
        <w:t xml:space="preserve">. </w:t>
      </w:r>
    </w:p>
    <w:p w:rsidRPr="00531B07" w:rsidR="00B22C9F" w:rsidP="00EE54FA" w:rsidRDefault="00B22C9F" w14:paraId="09D8A17B" w14:textId="77777777">
      <w:pPr>
        <w:jc w:val="both"/>
        <w:rPr>
          <w:rFonts w:ascii="Arial" w:hAnsi="Arial" w:cs="Arial"/>
          <w:b/>
          <w:sz w:val="20"/>
          <w:szCs w:val="20"/>
          <w:lang w:val="en-GB"/>
        </w:rPr>
      </w:pPr>
    </w:p>
    <w:tbl>
      <w:tblPr>
        <w:tblW w:w="4972" w:type="pct"/>
        <w:tblBorders>
          <w:top w:val="single" w:color="CCCCCC" w:sz="6" w:space="0"/>
          <w:left w:val="single" w:color="CCCCCC" w:sz="6" w:space="0"/>
          <w:bottom w:val="single" w:color="CCCCCC" w:sz="6" w:space="0"/>
          <w:right w:val="single" w:color="CCCCCC" w:sz="6" w:space="0"/>
        </w:tblBorders>
        <w:shd w:val="clear" w:color="auto" w:fill="FFFFFF"/>
        <w:tblCellMar>
          <w:left w:w="0" w:type="dxa"/>
          <w:right w:w="0" w:type="dxa"/>
        </w:tblCellMar>
        <w:tblLook w:val="04A0" w:firstRow="1" w:lastRow="0" w:firstColumn="1" w:lastColumn="0" w:noHBand="0" w:noVBand="1"/>
      </w:tblPr>
      <w:tblGrid>
        <w:gridCol w:w="1839"/>
        <w:gridCol w:w="5387"/>
        <w:gridCol w:w="2127"/>
      </w:tblGrid>
      <w:tr w:rsidRPr="00531B07" w:rsidR="00BF0E14" w:rsidTr="34180FAC" w14:paraId="2767694F" w14:textId="77777777">
        <w:trPr>
          <w:trHeight w:val="302"/>
          <w:tblHeader/>
        </w:trPr>
        <w:tc>
          <w:tcPr>
            <w:tcW w:w="983" w:type="pct"/>
            <w:tcBorders>
              <w:top w:val="single" w:color="auto" w:sz="2" w:space="0"/>
              <w:left w:val="single" w:color="auto" w:sz="2" w:space="0"/>
              <w:bottom w:val="single" w:color="CCCCCC" w:sz="6" w:space="0"/>
              <w:right w:val="single" w:color="auto" w:sz="2" w:space="0"/>
            </w:tcBorders>
            <w:shd w:val="clear" w:color="auto" w:fill="C00000"/>
            <w:tcMar>
              <w:top w:w="150" w:type="dxa"/>
              <w:left w:w="240" w:type="dxa"/>
              <w:bottom w:w="150" w:type="dxa"/>
              <w:right w:w="240" w:type="dxa"/>
            </w:tcMar>
            <w:vAlign w:val="center"/>
            <w:hideMark/>
          </w:tcPr>
          <w:p w:rsidRPr="00531B07" w:rsidR="00BF0E14" w:rsidP="5AD9164B" w:rsidRDefault="00BF0E14" w14:paraId="6489B3F8" w14:textId="2A183617">
            <w:pPr>
              <w:spacing w:beforeAutospacing="1" w:afterAutospacing="1"/>
              <w:jc w:val="center"/>
              <w:rPr>
                <w:rFonts w:ascii="Arial" w:hAnsi="Arial" w:cs="Arial"/>
                <w:b/>
                <w:bCs/>
                <w:color w:val="FFFFFF" w:themeColor="background1"/>
                <w:sz w:val="20"/>
                <w:szCs w:val="20"/>
              </w:rPr>
            </w:pPr>
            <w:r w:rsidRPr="00531B07">
              <w:rPr>
                <w:rFonts w:ascii="Arial" w:hAnsi="Arial" w:cs="Arial"/>
                <w:b/>
                <w:bCs/>
                <w:color w:val="FFFFFF" w:themeColor="background1"/>
                <w:sz w:val="20"/>
                <w:szCs w:val="20"/>
              </w:rPr>
              <w:t>Configuration</w:t>
            </w:r>
          </w:p>
        </w:tc>
        <w:tc>
          <w:tcPr>
            <w:tcW w:w="2880" w:type="pct"/>
            <w:tcBorders>
              <w:top w:val="single" w:color="auto" w:sz="2" w:space="0"/>
              <w:left w:val="single" w:color="auto" w:sz="2" w:space="0"/>
              <w:bottom w:val="single" w:color="CCCCCC" w:sz="6" w:space="0"/>
              <w:right w:val="single" w:color="auto" w:sz="2" w:space="0"/>
            </w:tcBorders>
            <w:shd w:val="clear" w:color="auto" w:fill="C00000"/>
            <w:tcMar>
              <w:top w:w="150" w:type="dxa"/>
              <w:left w:w="240" w:type="dxa"/>
              <w:bottom w:w="150" w:type="dxa"/>
              <w:right w:w="240" w:type="dxa"/>
            </w:tcMar>
            <w:vAlign w:val="center"/>
            <w:hideMark/>
          </w:tcPr>
          <w:p w:rsidRPr="00531B07" w:rsidR="00BF0E14" w:rsidP="5AD9164B" w:rsidRDefault="00BF0E14" w14:paraId="11CA0B16" w14:textId="77777777">
            <w:pPr>
              <w:spacing w:beforeAutospacing="1" w:afterAutospacing="1"/>
              <w:jc w:val="both"/>
              <w:rPr>
                <w:rFonts w:ascii="Arial" w:hAnsi="Arial" w:cs="Arial"/>
                <w:b/>
                <w:bCs/>
                <w:color w:val="FFFFFF" w:themeColor="background1"/>
                <w:sz w:val="20"/>
                <w:szCs w:val="20"/>
              </w:rPr>
            </w:pPr>
            <w:r w:rsidRPr="00531B07">
              <w:rPr>
                <w:rFonts w:ascii="Arial" w:hAnsi="Arial" w:cs="Arial"/>
                <w:b/>
                <w:bCs/>
                <w:color w:val="FFFFFF" w:themeColor="background1"/>
                <w:sz w:val="20"/>
                <w:szCs w:val="20"/>
              </w:rPr>
              <w:t>Description</w:t>
            </w:r>
          </w:p>
        </w:tc>
        <w:tc>
          <w:tcPr>
            <w:tcW w:w="1137" w:type="pct"/>
            <w:tcBorders>
              <w:top w:val="single" w:color="auto" w:sz="2" w:space="0"/>
              <w:left w:val="single" w:color="auto" w:sz="2" w:space="0"/>
              <w:bottom w:val="single" w:color="CCCCCC" w:sz="6" w:space="0"/>
              <w:right w:val="single" w:color="auto" w:sz="2" w:space="0"/>
            </w:tcBorders>
            <w:shd w:val="clear" w:color="auto" w:fill="C00000"/>
            <w:tcMar/>
            <w:vAlign w:val="center"/>
          </w:tcPr>
          <w:p w:rsidRPr="00531B07" w:rsidR="00BF0E14" w:rsidP="5AD9164B" w:rsidRDefault="00BF0E14" w14:paraId="0F18043E" w14:textId="2532ED5B">
            <w:pPr>
              <w:spacing w:beforeAutospacing="1" w:afterAutospacing="1"/>
              <w:jc w:val="center"/>
              <w:rPr>
                <w:rFonts w:ascii="Arial" w:hAnsi="Arial" w:cs="Arial"/>
                <w:b/>
                <w:bCs/>
                <w:color w:val="FFFFFF" w:themeColor="background1"/>
                <w:sz w:val="20"/>
                <w:szCs w:val="20"/>
              </w:rPr>
            </w:pPr>
            <w:r w:rsidRPr="00531B07">
              <w:rPr>
                <w:rFonts w:ascii="Arial" w:hAnsi="Arial" w:cs="Arial"/>
                <w:b/>
                <w:bCs/>
                <w:color w:val="FFFFFF" w:themeColor="background1"/>
                <w:sz w:val="20"/>
                <w:szCs w:val="20"/>
              </w:rPr>
              <w:t>Setting</w:t>
            </w:r>
          </w:p>
        </w:tc>
      </w:tr>
      <w:tr w:rsidRPr="00531B07" w:rsidR="00BF0E14" w:rsidTr="34180FAC" w14:paraId="29C4C9E5"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453FCAAC" w14:textId="124230AD">
            <w:pPr>
              <w:spacing w:beforeAutospacing="1" w:afterAutospacing="1"/>
              <w:rPr>
                <w:rFonts w:ascii="Arial" w:hAnsi="Arial" w:cs="Arial"/>
                <w:sz w:val="20"/>
                <w:szCs w:val="20"/>
              </w:rPr>
            </w:pPr>
            <w:r w:rsidRPr="00531B07">
              <w:rPr>
                <w:rFonts w:ascii="Arial" w:hAnsi="Arial" w:cs="Arial"/>
                <w:sz w:val="20"/>
                <w:szCs w:val="20"/>
              </w:rPr>
              <w:t>Require suppliers to login</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3F54F2CE" w:rsidRDefault="00BF0E14" w14:paraId="3B4F138F" w14:textId="2C65E249">
            <w:pPr>
              <w:spacing w:beforeAutospacing="1" w:afterAutospacing="1"/>
              <w:jc w:val="both"/>
              <w:rPr>
                <w:rFonts w:ascii="Arial" w:hAnsi="Arial" w:cs="Arial"/>
                <w:sz w:val="20"/>
                <w:szCs w:val="20"/>
              </w:rPr>
            </w:pPr>
            <w:r w:rsidRPr="3F54F2CE">
              <w:rPr>
                <w:rFonts w:ascii="Arial" w:hAnsi="Arial" w:cs="Arial"/>
                <w:sz w:val="20"/>
                <w:szCs w:val="20"/>
              </w:rPr>
              <w:t>The invitation email will contain a username and a link to set up a password for log in. If login is not required, the invitation email contains a link for direct access into the event. This setting is on by default for new customers to support information security management.</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63AE1E14" w14:textId="77777777">
            <w:pPr>
              <w:spacing w:beforeAutospacing="1" w:afterAutospacing="1"/>
              <w:jc w:val="center"/>
              <w:rPr>
                <w:rFonts w:ascii="Arial" w:hAnsi="Arial" w:cs="Arial"/>
                <w:sz w:val="20"/>
                <w:szCs w:val="20"/>
              </w:rPr>
            </w:pPr>
            <w:r w:rsidRPr="00531B07">
              <w:rPr>
                <w:rFonts w:ascii="Arial" w:hAnsi="Arial" w:cs="Arial"/>
                <w:sz w:val="20"/>
                <w:szCs w:val="20"/>
              </w:rPr>
              <w:t>Disabled</w:t>
            </w:r>
          </w:p>
        </w:tc>
      </w:tr>
      <w:tr w:rsidRPr="00531B07" w:rsidR="00BF0E14" w:rsidTr="34180FAC" w14:paraId="163435C0"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7D822DDB" w14:textId="376B9046">
            <w:pPr>
              <w:spacing w:beforeAutospacing="1" w:afterAutospacing="1"/>
              <w:rPr>
                <w:rFonts w:ascii="Arial" w:hAnsi="Arial" w:cs="Arial"/>
                <w:sz w:val="20"/>
                <w:szCs w:val="20"/>
              </w:rPr>
            </w:pPr>
            <w:r w:rsidRPr="00531B07">
              <w:rPr>
                <w:rFonts w:ascii="Arial" w:hAnsi="Arial" w:cs="Arial"/>
                <w:sz w:val="20"/>
                <w:szCs w:val="20"/>
              </w:rPr>
              <w:t>Allow suppliers to provide multiple responses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06261855" w14:textId="77777777">
            <w:pPr>
              <w:spacing w:beforeAutospacing="1" w:afterAutospacing="1"/>
              <w:jc w:val="both"/>
              <w:rPr>
                <w:rFonts w:ascii="Arial" w:hAnsi="Arial" w:cs="Arial"/>
                <w:sz w:val="20"/>
                <w:szCs w:val="20"/>
              </w:rPr>
            </w:pPr>
            <w:r w:rsidRPr="00531B07">
              <w:rPr>
                <w:rFonts w:ascii="Arial" w:hAnsi="Arial" w:cs="Arial"/>
                <w:sz w:val="20"/>
                <w:szCs w:val="20"/>
              </w:rPr>
              <w:t>Suppliers may submit multiple responses on the same item during a pre-bidding phase. The option may be revoked in the individual sourcing event.</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7E802C66" w14:textId="77777777">
            <w:pPr>
              <w:spacing w:beforeAutospacing="1" w:afterAutospacing="1"/>
              <w:jc w:val="center"/>
              <w:rPr>
                <w:rFonts w:ascii="Arial" w:hAnsi="Arial" w:cs="Arial"/>
                <w:sz w:val="20"/>
                <w:szCs w:val="20"/>
              </w:rPr>
            </w:pPr>
            <w:r w:rsidRPr="00531B07">
              <w:rPr>
                <w:rFonts w:ascii="Arial" w:hAnsi="Arial" w:cs="Arial"/>
                <w:sz w:val="20"/>
                <w:szCs w:val="20"/>
              </w:rPr>
              <w:t>Enabled</w:t>
            </w:r>
          </w:p>
        </w:tc>
      </w:tr>
      <w:tr w:rsidRPr="00531B07" w:rsidR="00BF0E14" w:rsidTr="34180FAC" w14:paraId="661601F0"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6BFEC16B" w14:textId="448527A8">
            <w:pPr>
              <w:spacing w:beforeAutospacing="1" w:afterAutospacing="1"/>
              <w:rPr>
                <w:rFonts w:ascii="Arial" w:hAnsi="Arial" w:cs="Arial"/>
                <w:sz w:val="20"/>
                <w:szCs w:val="20"/>
              </w:rPr>
            </w:pPr>
            <w:r w:rsidRPr="00531B07">
              <w:rPr>
                <w:rFonts w:ascii="Arial" w:hAnsi="Arial" w:cs="Arial"/>
                <w:sz w:val="20"/>
                <w:szCs w:val="20"/>
              </w:rPr>
              <w:t>Seal responses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274F0854" w14:textId="47268825">
            <w:pPr>
              <w:spacing w:beforeAutospacing="1" w:afterAutospacing="1"/>
              <w:jc w:val="both"/>
              <w:rPr>
                <w:rFonts w:ascii="Arial" w:hAnsi="Arial" w:cs="Arial"/>
                <w:b/>
                <w:bCs/>
                <w:sz w:val="20"/>
                <w:szCs w:val="20"/>
              </w:rPr>
            </w:pPr>
            <w:r w:rsidRPr="00531B07">
              <w:rPr>
                <w:rFonts w:ascii="Arial" w:hAnsi="Arial" w:cs="Arial"/>
                <w:sz w:val="20"/>
                <w:szCs w:val="20"/>
              </w:rPr>
              <w:t>All new events will be run as sealed events, i.e., the Procurement Admin (Buyer) is not able to see the result until the end of the event.</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1DFF4C12" w14:textId="77777777">
            <w:pPr>
              <w:spacing w:beforeAutospacing="1" w:afterAutospacing="1"/>
              <w:jc w:val="center"/>
              <w:rPr>
                <w:rFonts w:ascii="Arial" w:hAnsi="Arial" w:cs="Arial"/>
                <w:sz w:val="20"/>
                <w:szCs w:val="20"/>
              </w:rPr>
            </w:pPr>
            <w:r w:rsidRPr="00531B07">
              <w:rPr>
                <w:rFonts w:ascii="Arial" w:hAnsi="Arial" w:cs="Arial"/>
                <w:sz w:val="20"/>
                <w:szCs w:val="20"/>
              </w:rPr>
              <w:t>Enabled</w:t>
            </w:r>
          </w:p>
        </w:tc>
      </w:tr>
      <w:tr w:rsidRPr="00531B07" w:rsidR="00BF0E14" w:rsidTr="34180FAC" w14:paraId="6EFAB898"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75554540" w14:textId="4D8728B9">
            <w:pPr>
              <w:spacing w:beforeAutospacing="1" w:afterAutospacing="1"/>
              <w:rPr>
                <w:rFonts w:ascii="Arial" w:hAnsi="Arial" w:cs="Arial"/>
                <w:sz w:val="20"/>
                <w:szCs w:val="20"/>
              </w:rPr>
            </w:pPr>
            <w:r w:rsidRPr="00531B07">
              <w:rPr>
                <w:rFonts w:ascii="Arial" w:hAnsi="Arial" w:cs="Arial"/>
                <w:sz w:val="20"/>
                <w:szCs w:val="20"/>
              </w:rPr>
              <w:t>Allow editing of sealed bids setting on the event level</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634EAC1F" w14:textId="77777777">
            <w:pPr>
              <w:spacing w:beforeAutospacing="1" w:afterAutospacing="1"/>
              <w:jc w:val="both"/>
              <w:rPr>
                <w:rFonts w:ascii="Arial" w:hAnsi="Arial" w:cs="Arial"/>
                <w:sz w:val="20"/>
                <w:szCs w:val="20"/>
              </w:rPr>
            </w:pPr>
            <w:r w:rsidRPr="00531B07">
              <w:rPr>
                <w:rFonts w:ascii="Arial" w:hAnsi="Arial" w:cs="Arial"/>
                <w:sz w:val="20"/>
                <w:szCs w:val="20"/>
              </w:rPr>
              <w:t>Sealed bidding mode may be selected on the event level.</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5C2E1579" w14:textId="77777777">
            <w:pPr>
              <w:spacing w:beforeAutospacing="1" w:afterAutospacing="1"/>
              <w:jc w:val="center"/>
              <w:rPr>
                <w:rFonts w:ascii="Arial" w:hAnsi="Arial" w:cs="Arial"/>
                <w:sz w:val="20"/>
                <w:szCs w:val="20"/>
              </w:rPr>
            </w:pPr>
            <w:r w:rsidRPr="00531B07">
              <w:rPr>
                <w:rFonts w:ascii="Arial" w:hAnsi="Arial" w:cs="Arial"/>
                <w:sz w:val="20"/>
                <w:szCs w:val="20"/>
              </w:rPr>
              <w:t>Enabled</w:t>
            </w:r>
          </w:p>
        </w:tc>
      </w:tr>
      <w:tr w:rsidRPr="00531B07" w:rsidR="00BF0E14" w:rsidTr="34180FAC" w14:paraId="38E2ED09"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23887FCE" w14:textId="7CF13C4A">
            <w:pPr>
              <w:spacing w:beforeAutospacing="1" w:afterAutospacing="1"/>
              <w:rPr>
                <w:rFonts w:ascii="Arial" w:hAnsi="Arial" w:cs="Arial"/>
                <w:sz w:val="20"/>
                <w:szCs w:val="20"/>
              </w:rPr>
            </w:pPr>
            <w:r w:rsidRPr="00531B07">
              <w:rPr>
                <w:rFonts w:ascii="Arial" w:hAnsi="Arial" w:cs="Arial"/>
                <w:sz w:val="20"/>
                <w:szCs w:val="20"/>
              </w:rPr>
              <w:t>Allow sealed bids to be accessed by the API</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469BBA8E" w14:textId="77777777">
            <w:pPr>
              <w:spacing w:beforeAutospacing="1" w:afterAutospacing="1"/>
              <w:jc w:val="both"/>
              <w:rPr>
                <w:rFonts w:ascii="Arial" w:hAnsi="Arial" w:cs="Arial"/>
                <w:b/>
                <w:bCs/>
                <w:sz w:val="20"/>
                <w:szCs w:val="20"/>
              </w:rPr>
            </w:pPr>
            <w:r w:rsidRPr="00531B07">
              <w:rPr>
                <w:rFonts w:ascii="Arial" w:hAnsi="Arial" w:cs="Arial"/>
                <w:sz w:val="20"/>
                <w:szCs w:val="20"/>
              </w:rPr>
              <w:t>Sealed bids can be edited through the API.</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5F50C6AE" w14:textId="77777777">
            <w:pPr>
              <w:spacing w:beforeAutospacing="1" w:afterAutospacing="1"/>
              <w:jc w:val="center"/>
              <w:rPr>
                <w:rFonts w:ascii="Arial" w:hAnsi="Arial" w:cs="Arial"/>
                <w:sz w:val="20"/>
                <w:szCs w:val="20"/>
              </w:rPr>
            </w:pPr>
            <w:r w:rsidRPr="00531B07">
              <w:rPr>
                <w:rFonts w:ascii="Arial" w:hAnsi="Arial" w:cs="Arial"/>
                <w:sz w:val="20"/>
                <w:szCs w:val="20"/>
              </w:rPr>
              <w:t>Disabled</w:t>
            </w:r>
          </w:p>
        </w:tc>
      </w:tr>
      <w:tr w:rsidRPr="00531B07" w:rsidR="00BF0E14" w:rsidTr="34180FAC" w14:paraId="2E9827BE"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74AC345A" w14:textId="7B002AFB">
            <w:pPr>
              <w:spacing w:beforeAutospacing="1" w:afterAutospacing="1"/>
              <w:rPr>
                <w:rFonts w:ascii="Arial" w:hAnsi="Arial" w:cs="Arial"/>
                <w:sz w:val="20"/>
                <w:szCs w:val="20"/>
              </w:rPr>
            </w:pPr>
            <w:r w:rsidRPr="00531B07">
              <w:rPr>
                <w:rFonts w:ascii="Arial" w:hAnsi="Arial" w:cs="Arial"/>
                <w:sz w:val="20"/>
                <w:szCs w:val="20"/>
              </w:rPr>
              <w:lastRenderedPageBreak/>
              <w:t>Turn on Source This feature</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0D6168D8" w14:textId="77777777">
            <w:pPr>
              <w:spacing w:beforeAutospacing="1" w:afterAutospacing="1"/>
              <w:jc w:val="both"/>
              <w:rPr>
                <w:rFonts w:ascii="Arial" w:hAnsi="Arial" w:cs="Arial"/>
                <w:b/>
                <w:bCs/>
                <w:sz w:val="20"/>
                <w:szCs w:val="20"/>
              </w:rPr>
            </w:pPr>
            <w:r w:rsidRPr="00531B07">
              <w:rPr>
                <w:rFonts w:ascii="Arial" w:hAnsi="Arial" w:cs="Arial"/>
                <w:sz w:val="20"/>
                <w:szCs w:val="20"/>
              </w:rPr>
              <w:t>Requisitions, requisition lines, order lines, invoice lines, and items may be sent directly to a sourcing event.</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34180FAC" w:rsidRDefault="00BF0E14" w14:paraId="6CFFDB97" w14:textId="00C17C22">
            <w:pPr>
              <w:spacing w:beforeAutospacing="on" w:afterAutospacing="on"/>
              <w:jc w:val="center"/>
              <w:rPr>
                <w:rFonts w:ascii="Arial" w:hAnsi="Arial" w:cs="Arial"/>
                <w:sz w:val="20"/>
                <w:szCs w:val="20"/>
              </w:rPr>
            </w:pPr>
            <w:r w:rsidRPr="34180FAC" w:rsidR="775D946C">
              <w:rPr>
                <w:rFonts w:ascii="Arial" w:hAnsi="Arial" w:cs="Arial"/>
                <w:sz w:val="20"/>
                <w:szCs w:val="20"/>
              </w:rPr>
              <w:t>Enabled</w:t>
            </w:r>
          </w:p>
        </w:tc>
      </w:tr>
      <w:tr w:rsidRPr="00531B07" w:rsidR="00BF0E14" w:rsidTr="34180FAC" w14:paraId="778C31FB"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1E396F7B" w14:textId="05E76233">
            <w:pPr>
              <w:spacing w:beforeAutospacing="1" w:afterAutospacing="1"/>
              <w:rPr>
                <w:rFonts w:ascii="Arial" w:hAnsi="Arial" w:cs="Arial"/>
                <w:sz w:val="20"/>
                <w:szCs w:val="20"/>
              </w:rPr>
            </w:pPr>
            <w:r w:rsidRPr="00531B07">
              <w:rPr>
                <w:rFonts w:ascii="Arial" w:hAnsi="Arial" w:cs="Arial"/>
                <w:sz w:val="20"/>
                <w:szCs w:val="20"/>
              </w:rPr>
              <w:t>Allow hidden events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1C7671CA" w14:textId="77777777">
            <w:pPr>
              <w:spacing w:beforeAutospacing="1" w:afterAutospacing="1"/>
              <w:jc w:val="both"/>
              <w:rPr>
                <w:rFonts w:ascii="Arial" w:hAnsi="Arial" w:cs="Arial"/>
                <w:b/>
                <w:bCs/>
                <w:sz w:val="20"/>
                <w:szCs w:val="20"/>
              </w:rPr>
            </w:pPr>
            <w:r w:rsidRPr="00531B07">
              <w:rPr>
                <w:rFonts w:ascii="Arial" w:hAnsi="Arial" w:cs="Arial"/>
                <w:sz w:val="20"/>
                <w:szCs w:val="20"/>
              </w:rPr>
              <w:t>Sometimes you need to restrict visibility into Sourcing events that deal with sensitive categories. You can now choose to hide such events. Hidden events are visible only to administrators and Event Team members.</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02AD9B66" w:rsidRDefault="00BF0E14" w14:paraId="453F35A7" w14:textId="4F3C0CDF">
            <w:pPr>
              <w:spacing w:beforeAutospacing="1" w:afterAutospacing="1"/>
              <w:jc w:val="center"/>
              <w:rPr>
                <w:rFonts w:ascii="Arial" w:hAnsi="Arial" w:cs="Arial"/>
                <w:sz w:val="20"/>
                <w:szCs w:val="20"/>
              </w:rPr>
            </w:pPr>
          </w:p>
          <w:p w:rsidRPr="00531B07" w:rsidR="00BF0E14" w:rsidP="02AD9B66" w:rsidRDefault="00BF0E14" w14:paraId="06F81D64" w14:textId="41FF241D">
            <w:pPr>
              <w:spacing w:beforeAutospacing="1" w:afterAutospacing="1"/>
              <w:jc w:val="center"/>
              <w:rPr>
                <w:rFonts w:ascii="Arial" w:hAnsi="Arial" w:cs="Arial"/>
                <w:sz w:val="20"/>
                <w:szCs w:val="20"/>
              </w:rPr>
            </w:pPr>
            <w:r w:rsidRPr="02AD9B66">
              <w:rPr>
                <w:rFonts w:ascii="Arial" w:hAnsi="Arial" w:cs="Arial"/>
                <w:sz w:val="20"/>
                <w:szCs w:val="20"/>
              </w:rPr>
              <w:t>Enabled</w:t>
            </w:r>
          </w:p>
        </w:tc>
      </w:tr>
      <w:tr w:rsidRPr="00531B07" w:rsidR="00BF0E14" w:rsidTr="34180FAC" w14:paraId="08836C58"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58667446" w14:textId="09590F9E">
            <w:pPr>
              <w:spacing w:beforeAutospacing="1" w:afterAutospacing="1"/>
              <w:rPr>
                <w:rFonts w:ascii="Arial" w:hAnsi="Arial" w:cs="Arial"/>
                <w:sz w:val="20"/>
                <w:szCs w:val="20"/>
              </w:rPr>
            </w:pPr>
            <w:r w:rsidRPr="00531B07">
              <w:rPr>
                <w:rFonts w:ascii="Arial" w:hAnsi="Arial" w:cs="Arial"/>
                <w:sz w:val="20"/>
                <w:szCs w:val="20"/>
              </w:rPr>
              <w:t>Number of days to keep messaging open after event end</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6D8798A3" w14:textId="47151ADE">
            <w:pPr>
              <w:spacing w:beforeAutospacing="1" w:afterAutospacing="1"/>
              <w:jc w:val="both"/>
              <w:rPr>
                <w:rFonts w:ascii="Arial" w:hAnsi="Arial" w:cs="Arial"/>
                <w:b/>
                <w:bCs/>
                <w:sz w:val="20"/>
                <w:szCs w:val="20"/>
              </w:rPr>
            </w:pPr>
            <w:r w:rsidRPr="00531B07">
              <w:rPr>
                <w:rFonts w:ascii="Arial" w:hAnsi="Arial" w:cs="Arial"/>
                <w:sz w:val="20"/>
                <w:szCs w:val="20"/>
              </w:rPr>
              <w:t>Sets the number of days for which the message centre remains open after an event end.</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05F7A50C" w14:textId="0CFE2126">
            <w:pPr>
              <w:spacing w:beforeAutospacing="1" w:afterAutospacing="1"/>
              <w:jc w:val="center"/>
              <w:rPr>
                <w:rFonts w:ascii="Arial" w:hAnsi="Arial" w:cs="Arial"/>
                <w:sz w:val="20"/>
                <w:szCs w:val="20"/>
              </w:rPr>
            </w:pPr>
            <w:r w:rsidRPr="00531B07">
              <w:rPr>
                <w:rFonts w:ascii="Arial" w:hAnsi="Arial" w:cs="Arial"/>
                <w:sz w:val="20"/>
                <w:szCs w:val="20"/>
              </w:rPr>
              <w:t>100</w:t>
            </w:r>
          </w:p>
        </w:tc>
      </w:tr>
      <w:tr w:rsidRPr="00531B07" w:rsidR="00BF0E14" w:rsidTr="34180FAC" w14:paraId="7E170D44"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34E01B2D" w14:textId="272ED855">
            <w:pPr>
              <w:spacing w:beforeAutospacing="1" w:afterAutospacing="1"/>
              <w:rPr>
                <w:rFonts w:ascii="Arial" w:hAnsi="Arial" w:cs="Arial"/>
                <w:sz w:val="20"/>
                <w:szCs w:val="20"/>
              </w:rPr>
            </w:pPr>
            <w:r w:rsidRPr="00531B07">
              <w:rPr>
                <w:rFonts w:ascii="Arial" w:hAnsi="Arial" w:cs="Arial"/>
                <w:sz w:val="20"/>
                <w:szCs w:val="20"/>
              </w:rPr>
              <w:t>Show Sourcing Advantage events based on Commodity</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147F5176" w14:textId="77777777">
            <w:pPr>
              <w:spacing w:beforeAutospacing="1" w:afterAutospacing="1"/>
              <w:jc w:val="both"/>
              <w:rPr>
                <w:rFonts w:ascii="Arial" w:hAnsi="Arial" w:cs="Arial"/>
                <w:b/>
                <w:bCs/>
                <w:sz w:val="20"/>
                <w:szCs w:val="20"/>
              </w:rPr>
            </w:pPr>
            <w:r w:rsidRPr="00531B07">
              <w:rPr>
                <w:rFonts w:ascii="Arial" w:hAnsi="Arial" w:cs="Arial"/>
                <w:sz w:val="20"/>
                <w:szCs w:val="20"/>
              </w:rPr>
              <w:t>Coupa Sourcing Advantage is an open forum where users can collaborate to initiate and run sourcing events together with their peers in the Coupa Community. They can also participate in events hosted by Coupa or other partner organizations. The collective buying power and commodity expertise opens opportunities to maximize value and conditions in situations where an individual company's negotiating powers or resources are not sufficient.</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02AD9B66" w:rsidRDefault="00BF0E14" w14:paraId="7364D39C" w14:textId="77777777">
            <w:pPr>
              <w:spacing w:beforeAutospacing="1" w:afterAutospacing="1"/>
              <w:jc w:val="center"/>
              <w:rPr>
                <w:rFonts w:ascii="Arial" w:hAnsi="Arial" w:cs="Arial"/>
                <w:sz w:val="20"/>
                <w:szCs w:val="20"/>
              </w:rPr>
            </w:pPr>
            <w:r w:rsidRPr="02AD9B66">
              <w:rPr>
                <w:rFonts w:ascii="Arial" w:hAnsi="Arial" w:cs="Arial"/>
                <w:sz w:val="20"/>
                <w:szCs w:val="20"/>
              </w:rPr>
              <w:t>Enabled</w:t>
            </w:r>
          </w:p>
        </w:tc>
      </w:tr>
      <w:tr w:rsidRPr="00531B07" w:rsidR="00BF0E14" w:rsidTr="34180FAC" w14:paraId="101C293D"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5564E4CF" w14:textId="3CC74AC1">
            <w:pPr>
              <w:spacing w:beforeAutospacing="1" w:afterAutospacing="1"/>
              <w:rPr>
                <w:rFonts w:ascii="Arial" w:hAnsi="Arial" w:cs="Arial"/>
                <w:sz w:val="20"/>
                <w:szCs w:val="20"/>
              </w:rPr>
            </w:pPr>
            <w:r w:rsidRPr="00531B07">
              <w:rPr>
                <w:rFonts w:ascii="Arial" w:hAnsi="Arial" w:cs="Arial"/>
                <w:sz w:val="20"/>
                <w:szCs w:val="20"/>
              </w:rPr>
              <w:t>Enable Supplier Community Search</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1AAAC3D3" w14:textId="1BF79992">
            <w:pPr>
              <w:spacing w:beforeAutospacing="1" w:afterAutospacing="1"/>
              <w:jc w:val="both"/>
              <w:rPr>
                <w:rFonts w:ascii="Arial" w:hAnsi="Arial" w:cs="Arial"/>
                <w:b/>
                <w:bCs/>
                <w:sz w:val="20"/>
                <w:szCs w:val="20"/>
              </w:rPr>
            </w:pPr>
            <w:r w:rsidRPr="00531B07">
              <w:rPr>
                <w:rFonts w:ascii="Arial" w:hAnsi="Arial" w:cs="Arial"/>
                <w:sz w:val="20"/>
                <w:szCs w:val="20"/>
              </w:rPr>
              <w:t>The Community setting displays suppliers used by the Coupa Community that match users search terms. You can see these suppliers in the Community Suppliers section that appear below AECI’ s local suppliers. You can select a supplier to see the supplier's Coupa Supplier Portal (CSP) profile, and you can select Search All Community Suppliers to see Coupa Community supplier suggestions.</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24273B56" w14:textId="77777777">
            <w:pPr>
              <w:spacing w:beforeAutospacing="1" w:afterAutospacing="1"/>
              <w:jc w:val="center"/>
              <w:rPr>
                <w:rFonts w:ascii="Arial" w:hAnsi="Arial" w:cs="Arial"/>
                <w:sz w:val="20"/>
                <w:szCs w:val="20"/>
              </w:rPr>
            </w:pPr>
            <w:r w:rsidRPr="00531B07">
              <w:rPr>
                <w:rFonts w:ascii="Arial" w:hAnsi="Arial" w:cs="Arial"/>
                <w:sz w:val="20"/>
                <w:szCs w:val="20"/>
              </w:rPr>
              <w:t>Enabled</w:t>
            </w:r>
          </w:p>
        </w:tc>
      </w:tr>
      <w:tr w:rsidRPr="00531B07" w:rsidR="00BF0E14" w:rsidTr="34180FAC" w14:paraId="2650C6D3"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2366B838" w14:textId="3D0A6990">
            <w:pPr>
              <w:spacing w:beforeAutospacing="1" w:afterAutospacing="1"/>
              <w:rPr>
                <w:rFonts w:ascii="Arial" w:hAnsi="Arial" w:cs="Arial"/>
                <w:sz w:val="20"/>
                <w:szCs w:val="20"/>
              </w:rPr>
            </w:pPr>
            <w:r w:rsidRPr="00531B07">
              <w:rPr>
                <w:rFonts w:ascii="Arial" w:hAnsi="Arial" w:cs="Arial"/>
                <w:sz w:val="20"/>
                <w:szCs w:val="20"/>
              </w:rPr>
              <w:t>Allow public events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36B5F285" w14:textId="77777777">
            <w:pPr>
              <w:spacing w:beforeAutospacing="1" w:afterAutospacing="1"/>
              <w:jc w:val="both"/>
              <w:rPr>
                <w:rFonts w:ascii="Arial" w:hAnsi="Arial" w:cs="Arial"/>
                <w:b/>
                <w:bCs/>
                <w:sz w:val="20"/>
                <w:szCs w:val="20"/>
              </w:rPr>
            </w:pPr>
            <w:r w:rsidRPr="00531B07">
              <w:rPr>
                <w:rFonts w:ascii="Arial" w:hAnsi="Arial" w:cs="Arial"/>
                <w:sz w:val="20"/>
                <w:szCs w:val="20"/>
              </w:rPr>
              <w:t>A flag field 'Public event' is shown and can be used for sorting and searching in the Sourcing data table.</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34180FAC" w:rsidRDefault="00BF0E14" w14:paraId="7D25984D" w14:textId="496C894B">
            <w:pPr>
              <w:pStyle w:val="Normal"/>
              <w:suppressLineNumbers w:val="0"/>
              <w:bidi w:val="0"/>
              <w:spacing w:beforeAutospacing="on" w:afterAutospacing="on" w:line="259" w:lineRule="auto"/>
              <w:ind w:left="0" w:right="0"/>
              <w:jc w:val="center"/>
            </w:pPr>
            <w:r w:rsidRPr="34180FAC" w:rsidR="402E73C8">
              <w:rPr>
                <w:rFonts w:ascii="Arial" w:hAnsi="Arial" w:cs="Arial"/>
                <w:sz w:val="20"/>
                <w:szCs w:val="20"/>
              </w:rPr>
              <w:t>Enabled</w:t>
            </w:r>
          </w:p>
        </w:tc>
      </w:tr>
      <w:tr w:rsidRPr="00531B07" w:rsidR="00BF0E14" w:rsidTr="34180FAC" w14:paraId="18C36985"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03E84215" w14:textId="05DF3940">
            <w:pPr>
              <w:spacing w:beforeAutospacing="1" w:afterAutospacing="1"/>
              <w:rPr>
                <w:rFonts w:ascii="Arial" w:hAnsi="Arial" w:cs="Arial"/>
                <w:sz w:val="20"/>
                <w:szCs w:val="20"/>
              </w:rPr>
            </w:pPr>
            <w:r w:rsidRPr="00531B07">
              <w:rPr>
                <w:rFonts w:ascii="Arial" w:hAnsi="Arial" w:cs="Arial"/>
                <w:sz w:val="20"/>
                <w:szCs w:val="20"/>
              </w:rPr>
              <w:t>Maximum number of line items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003BC04D" w14:textId="4AEAB96B">
            <w:pPr>
              <w:spacing w:beforeAutospacing="1" w:afterAutospacing="1"/>
              <w:jc w:val="both"/>
              <w:rPr>
                <w:rFonts w:ascii="Arial" w:hAnsi="Arial" w:cs="Arial"/>
                <w:b/>
                <w:bCs/>
                <w:sz w:val="20"/>
                <w:szCs w:val="20"/>
              </w:rPr>
            </w:pPr>
            <w:r w:rsidRPr="00531B07">
              <w:rPr>
                <w:rFonts w:ascii="Arial" w:hAnsi="Arial" w:cs="Arial"/>
                <w:sz w:val="20"/>
                <w:szCs w:val="20"/>
              </w:rPr>
              <w:t>Sets the maximum number of line items in a sourcing event to avoid impaired performance. Setting applies to all events on the instance. The default value is 500.</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0F4D04F2" w14:textId="77777777">
            <w:pPr>
              <w:spacing w:beforeAutospacing="1" w:afterAutospacing="1"/>
              <w:jc w:val="center"/>
              <w:rPr>
                <w:rFonts w:ascii="Arial" w:hAnsi="Arial" w:cs="Arial"/>
                <w:sz w:val="20"/>
                <w:szCs w:val="20"/>
              </w:rPr>
            </w:pPr>
            <w:r w:rsidRPr="00531B07">
              <w:rPr>
                <w:rFonts w:ascii="Arial" w:hAnsi="Arial" w:cs="Arial"/>
                <w:sz w:val="20"/>
                <w:szCs w:val="20"/>
              </w:rPr>
              <w:t>500</w:t>
            </w:r>
          </w:p>
        </w:tc>
      </w:tr>
      <w:tr w:rsidRPr="00531B07" w:rsidR="00BF0E14" w:rsidTr="34180FAC" w14:paraId="2948F9F7"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1BB3DE9A" w14:textId="316B362F">
            <w:pPr>
              <w:spacing w:beforeAutospacing="1" w:afterAutospacing="1"/>
              <w:rPr>
                <w:rFonts w:ascii="Arial" w:hAnsi="Arial" w:cs="Arial"/>
                <w:sz w:val="20"/>
                <w:szCs w:val="20"/>
              </w:rPr>
            </w:pPr>
            <w:r w:rsidRPr="00531B07">
              <w:rPr>
                <w:rFonts w:ascii="Arial" w:hAnsi="Arial" w:cs="Arial"/>
                <w:sz w:val="20"/>
                <w:szCs w:val="20"/>
              </w:rPr>
              <w:t>Maximum number of line items for Internet Explorer</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5E6F8A53" w14:textId="265FDF44">
            <w:pPr>
              <w:spacing w:beforeAutospacing="1" w:afterAutospacing="1"/>
              <w:jc w:val="both"/>
              <w:rPr>
                <w:rFonts w:ascii="Arial" w:hAnsi="Arial" w:cs="Arial"/>
                <w:b/>
                <w:bCs/>
                <w:sz w:val="20"/>
                <w:szCs w:val="20"/>
              </w:rPr>
            </w:pPr>
            <w:r w:rsidRPr="00531B07">
              <w:rPr>
                <w:rFonts w:ascii="Arial" w:hAnsi="Arial" w:cs="Arial"/>
                <w:sz w:val="20"/>
                <w:szCs w:val="20"/>
              </w:rPr>
              <w:t>Sets the maximum number of line items in a sourcing event when IE is used to avoid impaired performance. Setting applies to all events on the instance. The default value is 200.</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781A7009" w14:textId="77777777">
            <w:pPr>
              <w:spacing w:beforeAutospacing="1" w:afterAutospacing="1"/>
              <w:jc w:val="center"/>
              <w:rPr>
                <w:rFonts w:ascii="Arial" w:hAnsi="Arial" w:cs="Arial"/>
                <w:sz w:val="20"/>
                <w:szCs w:val="20"/>
              </w:rPr>
            </w:pPr>
            <w:r w:rsidRPr="00531B07">
              <w:rPr>
                <w:rFonts w:ascii="Arial" w:hAnsi="Arial" w:cs="Arial"/>
                <w:sz w:val="20"/>
                <w:szCs w:val="20"/>
              </w:rPr>
              <w:t>200</w:t>
            </w:r>
          </w:p>
        </w:tc>
      </w:tr>
      <w:tr w:rsidRPr="00531B07" w:rsidR="00BF0E14" w:rsidTr="34180FAC" w14:paraId="1F5C53EB"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6FAA3366" w14:textId="20FFD732">
            <w:pPr>
              <w:spacing w:beforeAutospacing="1" w:afterAutospacing="1"/>
              <w:rPr>
                <w:rFonts w:ascii="Arial" w:hAnsi="Arial" w:cs="Arial"/>
                <w:sz w:val="20"/>
                <w:szCs w:val="20"/>
              </w:rPr>
            </w:pPr>
            <w:r w:rsidRPr="00531B07">
              <w:rPr>
                <w:rFonts w:ascii="Arial" w:hAnsi="Arial" w:cs="Arial"/>
                <w:sz w:val="20"/>
                <w:szCs w:val="20"/>
              </w:rPr>
              <w:t>Maximum number of suppliers for RFx</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6F82B282" w14:textId="37F633D9">
            <w:pPr>
              <w:spacing w:beforeAutospacing="1" w:afterAutospacing="1"/>
              <w:jc w:val="both"/>
              <w:rPr>
                <w:rFonts w:ascii="Arial" w:hAnsi="Arial" w:cs="Arial"/>
                <w:b/>
                <w:bCs/>
                <w:sz w:val="20"/>
                <w:szCs w:val="20"/>
              </w:rPr>
            </w:pPr>
            <w:r w:rsidRPr="00531B07">
              <w:rPr>
                <w:rFonts w:ascii="Arial" w:hAnsi="Arial" w:cs="Arial"/>
                <w:sz w:val="20"/>
                <w:szCs w:val="20"/>
              </w:rPr>
              <w:t>Sets the max number of suppliers that can be added in an RFx type event to avoid impaired performance. Setting applies to all events on the instance. The default value is 300.</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04071925" w14:textId="77777777">
            <w:pPr>
              <w:spacing w:beforeAutospacing="1" w:afterAutospacing="1"/>
              <w:jc w:val="center"/>
              <w:rPr>
                <w:rFonts w:ascii="Arial" w:hAnsi="Arial" w:cs="Arial"/>
                <w:sz w:val="20"/>
                <w:szCs w:val="20"/>
              </w:rPr>
            </w:pPr>
            <w:r w:rsidRPr="00531B07">
              <w:rPr>
                <w:rFonts w:ascii="Arial" w:hAnsi="Arial" w:cs="Arial"/>
                <w:sz w:val="20"/>
                <w:szCs w:val="20"/>
              </w:rPr>
              <w:t>300</w:t>
            </w:r>
          </w:p>
        </w:tc>
      </w:tr>
      <w:tr w:rsidRPr="00531B07" w:rsidR="00BF0E14" w:rsidTr="34180FAC" w14:paraId="5B585E8D"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340C300B" w14:textId="246D407A">
            <w:pPr>
              <w:spacing w:beforeAutospacing="1" w:afterAutospacing="1"/>
              <w:rPr>
                <w:rFonts w:ascii="Arial" w:hAnsi="Arial" w:cs="Arial"/>
                <w:sz w:val="20"/>
                <w:szCs w:val="20"/>
              </w:rPr>
            </w:pPr>
            <w:r w:rsidRPr="00531B07">
              <w:rPr>
                <w:rFonts w:ascii="Arial" w:hAnsi="Arial" w:cs="Arial"/>
                <w:sz w:val="20"/>
                <w:szCs w:val="20"/>
              </w:rPr>
              <w:t>Maximum number of suppliers for Auctions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529BEF62" w14:textId="44CE4139">
            <w:pPr>
              <w:spacing w:beforeAutospacing="1" w:afterAutospacing="1"/>
              <w:jc w:val="both"/>
              <w:rPr>
                <w:rFonts w:ascii="Arial" w:hAnsi="Arial" w:cs="Arial"/>
                <w:b/>
                <w:bCs/>
                <w:sz w:val="20"/>
                <w:szCs w:val="20"/>
              </w:rPr>
            </w:pPr>
            <w:r w:rsidRPr="00531B07">
              <w:rPr>
                <w:rFonts w:ascii="Arial" w:hAnsi="Arial" w:cs="Arial"/>
                <w:sz w:val="20"/>
                <w:szCs w:val="20"/>
              </w:rPr>
              <w:t>Sets the max number of suppliers that can be added in an auction type event to avoid impaired performance. Setting applies to all events on the instance. The default value is 50.</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433B7731" w14:textId="77777777">
            <w:pPr>
              <w:spacing w:beforeAutospacing="1" w:afterAutospacing="1"/>
              <w:jc w:val="center"/>
              <w:rPr>
                <w:rFonts w:ascii="Arial" w:hAnsi="Arial" w:cs="Arial"/>
                <w:sz w:val="20"/>
                <w:szCs w:val="20"/>
              </w:rPr>
            </w:pPr>
            <w:r w:rsidRPr="00531B07">
              <w:rPr>
                <w:rFonts w:ascii="Arial" w:hAnsi="Arial" w:cs="Arial"/>
                <w:sz w:val="20"/>
                <w:szCs w:val="20"/>
              </w:rPr>
              <w:t>50</w:t>
            </w:r>
          </w:p>
        </w:tc>
      </w:tr>
      <w:tr w:rsidRPr="00531B07" w:rsidR="00BF0E14" w:rsidTr="34180FAC" w14:paraId="2F9CD338"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5AD9164B" w:rsidRDefault="00BF0E14" w14:paraId="68303990" w14:textId="12AFBC06">
            <w:pPr>
              <w:spacing w:beforeAutospacing="1" w:afterAutospacing="1"/>
              <w:rPr>
                <w:rFonts w:ascii="Arial" w:hAnsi="Arial" w:cs="Arial"/>
                <w:sz w:val="20"/>
                <w:szCs w:val="20"/>
              </w:rPr>
            </w:pPr>
            <w:r w:rsidRPr="00531B07">
              <w:rPr>
                <w:rFonts w:ascii="Arial" w:hAnsi="Arial" w:cs="Arial"/>
                <w:sz w:val="20"/>
                <w:szCs w:val="20"/>
              </w:rPr>
              <w:lastRenderedPageBreak/>
              <w:t>Auto-population of supplier responses in sourcing questionnaire</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00BF0E14" w:rsidP="5AD9164B" w:rsidRDefault="00BF0E14" w14:paraId="7DFB5B36" w14:textId="77777777">
            <w:pPr>
              <w:spacing w:beforeAutospacing="1" w:afterAutospacing="1"/>
              <w:jc w:val="both"/>
              <w:rPr>
                <w:rFonts w:ascii="Arial" w:hAnsi="Arial" w:cs="Arial"/>
                <w:sz w:val="20"/>
                <w:szCs w:val="20"/>
              </w:rPr>
            </w:pPr>
            <w:r w:rsidRPr="00531B07">
              <w:rPr>
                <w:rFonts w:ascii="Arial" w:hAnsi="Arial" w:cs="Arial"/>
                <w:sz w:val="20"/>
                <w:szCs w:val="20"/>
              </w:rPr>
              <w:t>Supplier response forms are automatically populated with data in the sourcing questionnaire.</w:t>
            </w:r>
          </w:p>
          <w:p w:rsidRPr="005C76FD" w:rsidR="00BF0E14" w:rsidP="5AD9164B" w:rsidRDefault="00BF0E14" w14:paraId="1D1D2A32" w14:textId="11B96C4A">
            <w:pPr>
              <w:spacing w:beforeAutospacing="1" w:afterAutospacing="1"/>
              <w:jc w:val="both"/>
              <w:rPr>
                <w:rFonts w:ascii="Arial" w:hAnsi="Arial" w:cs="Arial"/>
                <w:sz w:val="20"/>
                <w:szCs w:val="20"/>
              </w:rPr>
            </w:pPr>
            <w:r w:rsidRPr="005C76FD">
              <w:rPr>
                <w:rFonts w:ascii="Arial" w:hAnsi="Arial" w:cs="Arial"/>
                <w:sz w:val="20"/>
                <w:szCs w:val="20"/>
              </w:rPr>
              <w:t>Note: While creating a sourcing event we can add in instructions as part of the</w:t>
            </w:r>
            <w:r>
              <w:rPr>
                <w:rFonts w:ascii="Arial" w:hAnsi="Arial" w:cs="Arial"/>
                <w:sz w:val="20"/>
                <w:szCs w:val="20"/>
              </w:rPr>
              <w:t xml:space="preserve"> </w:t>
            </w:r>
            <w:r w:rsidRPr="005C76FD">
              <w:rPr>
                <w:rFonts w:ascii="Arial" w:hAnsi="Arial" w:cs="Arial"/>
                <w:sz w:val="20"/>
                <w:szCs w:val="20"/>
              </w:rPr>
              <w:t>questionnaire</w:t>
            </w:r>
            <w:r>
              <w:rPr>
                <w:rFonts w:ascii="Arial" w:hAnsi="Arial" w:cs="Arial"/>
                <w:sz w:val="20"/>
                <w:szCs w:val="20"/>
              </w:rPr>
              <w:t>.</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02AD9B66" w:rsidRDefault="00BF0E14" w14:paraId="02E894B0" w14:textId="77777777">
            <w:pPr>
              <w:spacing w:beforeAutospacing="1" w:afterAutospacing="1"/>
              <w:jc w:val="center"/>
              <w:rPr>
                <w:rFonts w:ascii="Arial" w:hAnsi="Arial" w:cs="Arial"/>
                <w:sz w:val="20"/>
                <w:szCs w:val="20"/>
              </w:rPr>
            </w:pPr>
            <w:r w:rsidRPr="02AD9B66">
              <w:rPr>
                <w:rFonts w:ascii="Arial" w:hAnsi="Arial" w:cs="Arial"/>
                <w:sz w:val="20"/>
                <w:szCs w:val="20"/>
              </w:rPr>
              <w:t>Enabled</w:t>
            </w:r>
          </w:p>
        </w:tc>
      </w:tr>
      <w:tr w:rsidRPr="00531B07" w:rsidR="00BF0E14" w:rsidTr="34180FAC" w14:paraId="778DB201"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2E5FD66D" w14:textId="220BEA46">
            <w:pPr>
              <w:spacing w:beforeAutospacing="1" w:afterAutospacing="1"/>
              <w:rPr>
                <w:rFonts w:ascii="Arial" w:hAnsi="Arial" w:cs="Arial"/>
                <w:sz w:val="20"/>
                <w:szCs w:val="20"/>
              </w:rPr>
            </w:pPr>
            <w:r w:rsidRPr="00531B07">
              <w:rPr>
                <w:rFonts w:ascii="Arial" w:hAnsi="Arial" w:cs="Arial"/>
                <w:sz w:val="20"/>
                <w:szCs w:val="20"/>
              </w:rPr>
              <w:t>Enable Award Scenarios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2DB1DE3A" w14:textId="77777777">
            <w:pPr>
              <w:spacing w:beforeAutospacing="1" w:afterAutospacing="1"/>
              <w:jc w:val="both"/>
              <w:rPr>
                <w:rFonts w:ascii="Arial" w:hAnsi="Arial" w:cs="Arial"/>
                <w:b/>
                <w:bCs/>
                <w:sz w:val="20"/>
                <w:szCs w:val="20"/>
              </w:rPr>
            </w:pPr>
            <w:r w:rsidRPr="00531B07">
              <w:rPr>
                <w:rFonts w:ascii="Arial" w:hAnsi="Arial" w:cs="Arial"/>
                <w:sz w:val="20"/>
                <w:szCs w:val="20"/>
              </w:rPr>
              <w:t>Coupa Sourcing offers the possibility to run 'what if' scenarios to support the award decision.</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1BA72D9D" w14:textId="77777777">
            <w:pPr>
              <w:spacing w:beforeAutospacing="1" w:afterAutospacing="1"/>
              <w:jc w:val="center"/>
              <w:rPr>
                <w:rFonts w:ascii="Arial" w:hAnsi="Arial" w:cs="Arial"/>
                <w:sz w:val="20"/>
                <w:szCs w:val="20"/>
              </w:rPr>
            </w:pPr>
            <w:r w:rsidRPr="00531B07">
              <w:rPr>
                <w:rFonts w:ascii="Arial" w:hAnsi="Arial" w:cs="Arial"/>
                <w:sz w:val="20"/>
                <w:szCs w:val="20"/>
              </w:rPr>
              <w:t>Enabled</w:t>
            </w:r>
          </w:p>
        </w:tc>
      </w:tr>
      <w:tr w:rsidRPr="00531B07" w:rsidR="00BF0E14" w:rsidTr="34180FAC" w14:paraId="232042B9"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11F2C5A1" w14:textId="03962067">
            <w:pPr>
              <w:spacing w:beforeAutospacing="1" w:afterAutospacing="1"/>
              <w:rPr>
                <w:rFonts w:ascii="Arial" w:hAnsi="Arial" w:cs="Arial"/>
                <w:sz w:val="20"/>
                <w:szCs w:val="20"/>
              </w:rPr>
            </w:pPr>
            <w:r w:rsidRPr="00531B07">
              <w:rPr>
                <w:rFonts w:ascii="Arial" w:hAnsi="Arial" w:cs="Arial"/>
                <w:sz w:val="20"/>
                <w:szCs w:val="20"/>
              </w:rPr>
              <w:t>Publish public sourcing events on CSP</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29946F4E" w14:textId="77777777">
            <w:pPr>
              <w:spacing w:beforeAutospacing="1" w:afterAutospacing="1"/>
              <w:jc w:val="both"/>
              <w:rPr>
                <w:rFonts w:ascii="Arial" w:hAnsi="Arial" w:cs="Arial"/>
                <w:b/>
                <w:bCs/>
                <w:sz w:val="20"/>
                <w:szCs w:val="20"/>
              </w:rPr>
            </w:pPr>
            <w:r w:rsidRPr="00531B07">
              <w:rPr>
                <w:rFonts w:ascii="Arial" w:hAnsi="Arial" w:cs="Arial"/>
                <w:sz w:val="20"/>
                <w:szCs w:val="20"/>
              </w:rPr>
              <w:t>Suppliers can access and participate in public sourcing events created by you and all the other customers that use Coupa.</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3E7ED78E" w14:textId="77777777">
            <w:pPr>
              <w:spacing w:beforeAutospacing="1" w:afterAutospacing="1"/>
              <w:jc w:val="center"/>
              <w:rPr>
                <w:rFonts w:ascii="Arial" w:hAnsi="Arial" w:cs="Arial"/>
                <w:sz w:val="20"/>
                <w:szCs w:val="20"/>
              </w:rPr>
            </w:pPr>
            <w:r w:rsidRPr="00531B07">
              <w:rPr>
                <w:rFonts w:ascii="Arial" w:hAnsi="Arial" w:cs="Arial"/>
                <w:sz w:val="20"/>
                <w:szCs w:val="20"/>
              </w:rPr>
              <w:t>Disabled</w:t>
            </w:r>
          </w:p>
        </w:tc>
      </w:tr>
      <w:tr w:rsidRPr="00531B07" w:rsidR="00BF0E14" w:rsidTr="34180FAC" w14:paraId="6EDC29AE" w14:textId="77777777">
        <w:trPr>
          <w:trHeight w:val="302"/>
        </w:trPr>
        <w:tc>
          <w:tcPr>
            <w:tcW w:w="983"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27AC6868" w14:textId="26AAEB9C">
            <w:pPr>
              <w:spacing w:beforeAutospacing="1" w:afterAutospacing="1"/>
              <w:rPr>
                <w:rFonts w:ascii="Arial" w:hAnsi="Arial" w:cs="Arial"/>
                <w:sz w:val="20"/>
                <w:szCs w:val="20"/>
              </w:rPr>
            </w:pPr>
            <w:r w:rsidRPr="00531B07">
              <w:rPr>
                <w:rFonts w:ascii="Arial" w:hAnsi="Arial" w:cs="Arial"/>
                <w:sz w:val="20"/>
                <w:szCs w:val="20"/>
              </w:rPr>
              <w:t>Automatically approve supplier participation requests for public sourcing events</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5AD9164B" w:rsidRDefault="00BF0E14" w14:paraId="1C2E3646" w14:textId="28018950">
            <w:pPr>
              <w:spacing w:beforeAutospacing="1" w:afterAutospacing="1"/>
              <w:jc w:val="both"/>
              <w:rPr>
                <w:rFonts w:ascii="Arial" w:hAnsi="Arial" w:cs="Arial"/>
                <w:b/>
                <w:bCs/>
                <w:sz w:val="20"/>
                <w:szCs w:val="20"/>
              </w:rPr>
            </w:pPr>
            <w:r w:rsidRPr="00531B07">
              <w:rPr>
                <w:rFonts w:ascii="Arial" w:hAnsi="Arial" w:cs="Arial"/>
                <w:sz w:val="20"/>
                <w:szCs w:val="20"/>
              </w:rPr>
              <w:t>Suppliers will not need approval to participate in public events</w:t>
            </w:r>
            <w:r>
              <w:rPr>
                <w:rFonts w:ascii="Arial" w:hAnsi="Arial" w:cs="Arial"/>
                <w:sz w:val="20"/>
                <w:szCs w:val="20"/>
              </w:rPr>
              <w:t>.</w:t>
            </w:r>
          </w:p>
        </w:tc>
        <w:tc>
          <w:tcPr>
            <w:tcW w:w="1137" w:type="pct"/>
            <w:tcBorders>
              <w:top w:val="single" w:color="auto" w:sz="2" w:space="0"/>
              <w:left w:val="single" w:color="auto" w:sz="2" w:space="0"/>
              <w:bottom w:val="single" w:color="auto" w:sz="2" w:space="0"/>
              <w:right w:val="single" w:color="auto" w:sz="2" w:space="0"/>
            </w:tcBorders>
            <w:shd w:val="clear" w:color="auto" w:fill="FFFFFF" w:themeFill="background1"/>
            <w:tcMar/>
            <w:vAlign w:val="center"/>
          </w:tcPr>
          <w:p w:rsidRPr="00531B07" w:rsidR="00BF0E14" w:rsidP="5AD9164B" w:rsidRDefault="00BF0E14" w14:paraId="33E4E2C3" w14:textId="77777777">
            <w:pPr>
              <w:spacing w:beforeAutospacing="1" w:afterAutospacing="1"/>
              <w:jc w:val="center"/>
              <w:rPr>
                <w:rFonts w:ascii="Arial" w:hAnsi="Arial" w:cs="Arial"/>
                <w:sz w:val="20"/>
                <w:szCs w:val="20"/>
              </w:rPr>
            </w:pPr>
            <w:r w:rsidRPr="00531B07">
              <w:rPr>
                <w:rFonts w:ascii="Arial" w:hAnsi="Arial" w:cs="Arial"/>
                <w:sz w:val="20"/>
                <w:szCs w:val="20"/>
              </w:rPr>
              <w:t>Disabled</w:t>
            </w:r>
          </w:p>
        </w:tc>
      </w:tr>
    </w:tbl>
    <w:p w:rsidRPr="00531B07" w:rsidR="00EE54FA" w:rsidP="00631078" w:rsidRDefault="00EE54FA" w14:paraId="0CC30698" w14:textId="7F791845">
      <w:pPr>
        <w:rPr>
          <w:rFonts w:ascii="Arial" w:hAnsi="Arial" w:cs="Arial"/>
          <w:color w:val="EE0000"/>
        </w:rPr>
      </w:pPr>
      <w:bookmarkStart w:name="_Toc145600454" w:id="24"/>
    </w:p>
    <w:p w:rsidRPr="00531B07" w:rsidR="00631078" w:rsidP="00CB17C7" w:rsidRDefault="538BA8B3" w14:paraId="6E818C03" w14:textId="36B49593">
      <w:pPr>
        <w:pStyle w:val="Heading2"/>
      </w:pPr>
      <w:bookmarkStart w:name="_Toc221204262" w:id="25"/>
      <w:r>
        <w:t xml:space="preserve">Sourcing Configuration </w:t>
      </w:r>
      <w:bookmarkEnd w:id="24"/>
      <w:r>
        <w:t>(</w:t>
      </w:r>
      <w:r w:rsidR="239CC6D4">
        <w:t>Coupa Admin Tasks</w:t>
      </w:r>
      <w:r>
        <w:t>)</w:t>
      </w:r>
      <w:bookmarkEnd w:id="25"/>
    </w:p>
    <w:tbl>
      <w:tblPr>
        <w:tblW w:w="4972" w:type="pct"/>
        <w:tblBorders>
          <w:top w:val="single" w:color="CCCCCC" w:sz="6" w:space="0"/>
          <w:left w:val="single" w:color="CCCCCC" w:sz="6" w:space="0"/>
          <w:bottom w:val="single" w:color="CCCCCC" w:sz="6" w:space="0"/>
          <w:right w:val="single" w:color="CCCCCC" w:sz="6" w:space="0"/>
        </w:tblBorders>
        <w:shd w:val="clear" w:color="auto" w:fill="FFFFFF"/>
        <w:tblCellMar>
          <w:left w:w="0" w:type="dxa"/>
          <w:right w:w="0" w:type="dxa"/>
        </w:tblCellMar>
        <w:tblLook w:val="04A0" w:firstRow="1" w:lastRow="0" w:firstColumn="1" w:lastColumn="0" w:noHBand="0" w:noVBand="1"/>
      </w:tblPr>
      <w:tblGrid>
        <w:gridCol w:w="1841"/>
        <w:gridCol w:w="5387"/>
        <w:gridCol w:w="2125"/>
      </w:tblGrid>
      <w:tr w:rsidRPr="00531B07" w:rsidR="00BF0E14" w:rsidTr="00BF0E14" w14:paraId="709A2172" w14:textId="77777777">
        <w:trPr>
          <w:tblHeader/>
        </w:trPr>
        <w:tc>
          <w:tcPr>
            <w:tcW w:w="984" w:type="pct"/>
            <w:tcBorders>
              <w:top w:val="single" w:color="auto" w:sz="2" w:space="0"/>
              <w:left w:val="single" w:color="auto" w:sz="2" w:space="0"/>
              <w:bottom w:val="single" w:color="CCCCCC" w:sz="6" w:space="0"/>
              <w:right w:val="single" w:color="auto" w:sz="2" w:space="0"/>
            </w:tcBorders>
            <w:shd w:val="clear" w:color="auto" w:fill="C00000"/>
            <w:tcMar>
              <w:top w:w="150" w:type="dxa"/>
              <w:left w:w="240" w:type="dxa"/>
              <w:bottom w:w="150" w:type="dxa"/>
              <w:right w:w="240" w:type="dxa"/>
            </w:tcMar>
            <w:vAlign w:val="center"/>
            <w:hideMark/>
          </w:tcPr>
          <w:p w:rsidRPr="00531B07" w:rsidR="00BF0E14" w:rsidP="00CD09BA" w:rsidRDefault="00BF0E14" w14:paraId="7AE542A0" w14:textId="75DB5FDF">
            <w:pPr>
              <w:jc w:val="center"/>
              <w:rPr>
                <w:rFonts w:ascii="Arial" w:hAnsi="Arial" w:cs="Arial"/>
                <w:b/>
                <w:bCs/>
                <w:color w:val="FFFFFF" w:themeColor="background1"/>
                <w:sz w:val="20"/>
                <w:szCs w:val="20"/>
              </w:rPr>
            </w:pPr>
            <w:r w:rsidRPr="00531B07">
              <w:rPr>
                <w:rFonts w:ascii="Arial" w:hAnsi="Arial" w:cs="Arial"/>
                <w:b/>
                <w:bCs/>
                <w:color w:val="FFFFFF" w:themeColor="background1"/>
                <w:sz w:val="20"/>
                <w:szCs w:val="20"/>
              </w:rPr>
              <w:t>Configuration</w:t>
            </w:r>
          </w:p>
        </w:tc>
        <w:tc>
          <w:tcPr>
            <w:tcW w:w="2880" w:type="pct"/>
            <w:tcBorders>
              <w:top w:val="single" w:color="auto" w:sz="2" w:space="0"/>
              <w:left w:val="single" w:color="auto" w:sz="2" w:space="0"/>
              <w:bottom w:val="single" w:color="CCCCCC" w:sz="6" w:space="0"/>
              <w:right w:val="single" w:color="auto" w:sz="2" w:space="0"/>
            </w:tcBorders>
            <w:shd w:val="clear" w:color="auto" w:fill="C00000"/>
            <w:tcMar>
              <w:top w:w="150" w:type="dxa"/>
              <w:left w:w="240" w:type="dxa"/>
              <w:bottom w:w="150" w:type="dxa"/>
              <w:right w:w="240" w:type="dxa"/>
            </w:tcMar>
            <w:vAlign w:val="center"/>
            <w:hideMark/>
          </w:tcPr>
          <w:p w:rsidRPr="00531B07" w:rsidR="00BF0E14" w:rsidP="00CD09BA" w:rsidRDefault="00BF0E14" w14:paraId="4839F7EC" w14:textId="77777777">
            <w:pPr>
              <w:jc w:val="center"/>
              <w:rPr>
                <w:rFonts w:ascii="Arial" w:hAnsi="Arial" w:cs="Arial"/>
                <w:b/>
                <w:bCs/>
                <w:color w:val="FFFFFF" w:themeColor="background1"/>
                <w:sz w:val="20"/>
                <w:szCs w:val="20"/>
              </w:rPr>
            </w:pPr>
            <w:r w:rsidRPr="00531B07">
              <w:rPr>
                <w:rFonts w:ascii="Arial" w:hAnsi="Arial" w:cs="Arial"/>
                <w:b/>
                <w:bCs/>
                <w:color w:val="FFFFFF" w:themeColor="background1"/>
                <w:sz w:val="20"/>
                <w:szCs w:val="20"/>
              </w:rPr>
              <w:t>Description</w:t>
            </w:r>
          </w:p>
        </w:tc>
        <w:tc>
          <w:tcPr>
            <w:tcW w:w="1136" w:type="pct"/>
            <w:tcBorders>
              <w:top w:val="single" w:color="auto" w:sz="2" w:space="0"/>
              <w:left w:val="single" w:color="auto" w:sz="2" w:space="0"/>
              <w:bottom w:val="single" w:color="CCCCCC" w:sz="6" w:space="0"/>
              <w:right w:val="single" w:color="auto" w:sz="2" w:space="0"/>
            </w:tcBorders>
            <w:shd w:val="clear" w:color="auto" w:fill="C00000"/>
            <w:vAlign w:val="center"/>
          </w:tcPr>
          <w:p w:rsidRPr="00531B07" w:rsidR="00BF0E14" w:rsidP="00BF0E14" w:rsidRDefault="00BF0E14" w14:paraId="72E9060D" w14:textId="68FFA3EB">
            <w:pPr>
              <w:jc w:val="center"/>
              <w:rPr>
                <w:rFonts w:ascii="Arial" w:hAnsi="Arial" w:cs="Arial"/>
                <w:b/>
                <w:bCs/>
                <w:color w:val="FFFFFF" w:themeColor="background1"/>
                <w:sz w:val="20"/>
                <w:szCs w:val="20"/>
              </w:rPr>
            </w:pPr>
            <w:r w:rsidRPr="00531B07">
              <w:rPr>
                <w:rFonts w:ascii="Arial" w:hAnsi="Arial" w:cs="Arial"/>
                <w:b/>
                <w:bCs/>
                <w:color w:val="FFFFFF" w:themeColor="background1"/>
                <w:sz w:val="20"/>
                <w:szCs w:val="20"/>
              </w:rPr>
              <w:t>Setting</w:t>
            </w:r>
          </w:p>
        </w:tc>
      </w:tr>
      <w:tr w:rsidRPr="00531B07" w:rsidR="00BF0E14" w:rsidTr="00BF0E14" w14:paraId="00CD7912" w14:textId="77777777">
        <w:tc>
          <w:tcPr>
            <w:tcW w:w="98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002640D6" w:rsidRDefault="00BF0E14" w14:paraId="64021503" w14:textId="3B09EA33">
            <w:pPr>
              <w:rPr>
                <w:rFonts w:ascii="Arial" w:hAnsi="Arial" w:cs="Arial"/>
                <w:sz w:val="20"/>
                <w:szCs w:val="20"/>
              </w:rPr>
            </w:pPr>
            <w:r w:rsidRPr="00531B07">
              <w:rPr>
                <w:rFonts w:ascii="Arial" w:hAnsi="Arial" w:cs="Arial"/>
                <w:sz w:val="20"/>
                <w:szCs w:val="20"/>
              </w:rPr>
              <w:t>Content Group</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hideMark/>
          </w:tcPr>
          <w:p w:rsidRPr="00531B07" w:rsidR="00BF0E14" w:rsidP="00325751" w:rsidRDefault="00BF0E14" w14:paraId="3EED0502" w14:textId="313E05E6">
            <w:pPr>
              <w:jc w:val="both"/>
              <w:rPr>
                <w:rFonts w:ascii="Arial" w:hAnsi="Arial" w:cs="Arial"/>
                <w:sz w:val="20"/>
                <w:szCs w:val="20"/>
              </w:rPr>
            </w:pPr>
            <w:r w:rsidRPr="00531B07">
              <w:rPr>
                <w:rFonts w:ascii="Arial" w:hAnsi="Arial" w:cs="Arial"/>
                <w:sz w:val="20"/>
                <w:szCs w:val="20"/>
              </w:rPr>
              <w:t>Content groups are subgroups of users within a department and provide a way to manage individual users’ access to content at the department level.</w:t>
            </w:r>
          </w:p>
        </w:tc>
        <w:tc>
          <w:tcPr>
            <w:tcW w:w="1136" w:type="pct"/>
            <w:tcBorders>
              <w:top w:val="single" w:color="auto" w:sz="2" w:space="0"/>
              <w:left w:val="single" w:color="auto" w:sz="2" w:space="0"/>
              <w:bottom w:val="single" w:color="auto" w:sz="2" w:space="0"/>
              <w:right w:val="single" w:color="auto" w:sz="2" w:space="0"/>
            </w:tcBorders>
            <w:shd w:val="clear" w:color="auto" w:fill="FFFFFF" w:themeFill="background1"/>
            <w:vAlign w:val="center"/>
          </w:tcPr>
          <w:p w:rsidRPr="00531B07" w:rsidR="00BF0E14" w:rsidP="00BF0E14" w:rsidRDefault="00BF0E14" w14:paraId="25E5ED4D" w14:textId="77777777">
            <w:pPr>
              <w:jc w:val="center"/>
              <w:rPr>
                <w:rFonts w:ascii="Arial" w:hAnsi="Arial" w:cs="Arial"/>
                <w:sz w:val="20"/>
                <w:szCs w:val="20"/>
              </w:rPr>
            </w:pPr>
            <w:r w:rsidRPr="00531B07">
              <w:rPr>
                <w:rFonts w:ascii="Arial" w:hAnsi="Arial" w:cs="Arial"/>
                <w:sz w:val="20"/>
                <w:szCs w:val="20"/>
              </w:rPr>
              <w:t>Enabled</w:t>
            </w:r>
          </w:p>
        </w:tc>
      </w:tr>
      <w:tr w:rsidRPr="00531B07" w:rsidR="00BF0E14" w:rsidTr="00BF0E14" w14:paraId="2D9CA046" w14:textId="77777777">
        <w:trPr>
          <w:trHeight w:val="1400"/>
        </w:trPr>
        <w:tc>
          <w:tcPr>
            <w:tcW w:w="984"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002640D6" w:rsidRDefault="00BF0E14" w14:paraId="65AA4FB3" w14:textId="3BB7CB42">
            <w:pPr>
              <w:rPr>
                <w:rFonts w:ascii="Arial" w:hAnsi="Arial" w:cs="Arial"/>
                <w:sz w:val="20"/>
                <w:szCs w:val="20"/>
              </w:rPr>
            </w:pPr>
            <w:r w:rsidRPr="00531B07">
              <w:rPr>
                <w:rFonts w:ascii="Arial" w:hAnsi="Arial" w:cs="Arial"/>
                <w:sz w:val="20"/>
                <w:szCs w:val="20"/>
              </w:rPr>
              <w:t>Community Matchmaker</w:t>
            </w:r>
          </w:p>
        </w:tc>
        <w:tc>
          <w:tcPr>
            <w:tcW w:w="2880" w:type="pct"/>
            <w:tcBorders>
              <w:top w:val="single" w:color="auto" w:sz="2" w:space="0"/>
              <w:left w:val="single" w:color="auto" w:sz="2" w:space="0"/>
              <w:bottom w:val="single" w:color="auto" w:sz="2" w:space="0"/>
              <w:right w:val="single" w:color="auto" w:sz="2" w:space="0"/>
            </w:tcBorders>
            <w:shd w:val="clear" w:color="auto" w:fill="FFFFFF" w:themeFill="background1"/>
            <w:tcMar>
              <w:top w:w="150" w:type="dxa"/>
              <w:left w:w="240" w:type="dxa"/>
              <w:bottom w:w="150" w:type="dxa"/>
              <w:right w:w="240" w:type="dxa"/>
            </w:tcMar>
            <w:vAlign w:val="center"/>
          </w:tcPr>
          <w:p w:rsidRPr="00531B07" w:rsidR="00BF0E14" w:rsidP="00325751" w:rsidRDefault="00BF0E14" w14:paraId="51C06DA7" w14:textId="0157FE31">
            <w:pPr>
              <w:jc w:val="both"/>
              <w:rPr>
                <w:rFonts w:ascii="Arial" w:hAnsi="Arial" w:cs="Arial"/>
                <w:sz w:val="20"/>
                <w:szCs w:val="20"/>
              </w:rPr>
            </w:pPr>
            <w:r w:rsidRPr="3F54F2CE">
              <w:rPr>
                <w:rFonts w:ascii="Arial" w:hAnsi="Arial" w:cs="Arial"/>
                <w:sz w:val="20"/>
                <w:szCs w:val="20"/>
              </w:rPr>
              <w:t>Coupa helps you to find and connect with fellow users in the Coupa Community to share experiences of sourcing for a particular commodity and allows you to further strengthen the sourcing opportunities.</w:t>
            </w:r>
          </w:p>
        </w:tc>
        <w:tc>
          <w:tcPr>
            <w:tcW w:w="1136" w:type="pct"/>
            <w:tcBorders>
              <w:top w:val="single" w:color="auto" w:sz="2" w:space="0"/>
              <w:left w:val="single" w:color="auto" w:sz="2" w:space="0"/>
              <w:bottom w:val="single" w:color="auto" w:sz="2" w:space="0"/>
              <w:right w:val="single" w:color="auto" w:sz="2" w:space="0"/>
            </w:tcBorders>
            <w:shd w:val="clear" w:color="auto" w:fill="FFFFFF" w:themeFill="background1"/>
            <w:vAlign w:val="center"/>
          </w:tcPr>
          <w:p w:rsidRPr="00531B07" w:rsidR="00BF0E14" w:rsidP="00BF0E14" w:rsidRDefault="00BF0E14" w14:paraId="5E3B8CFD" w14:textId="77777777">
            <w:pPr>
              <w:jc w:val="center"/>
              <w:rPr>
                <w:rFonts w:ascii="Arial" w:hAnsi="Arial" w:cs="Arial"/>
                <w:sz w:val="20"/>
                <w:szCs w:val="20"/>
              </w:rPr>
            </w:pPr>
            <w:r w:rsidRPr="00531B07">
              <w:rPr>
                <w:rFonts w:ascii="Arial" w:hAnsi="Arial" w:cs="Arial"/>
                <w:sz w:val="20"/>
                <w:szCs w:val="20"/>
              </w:rPr>
              <w:t>Enabled</w:t>
            </w:r>
          </w:p>
        </w:tc>
      </w:tr>
    </w:tbl>
    <w:p w:rsidRPr="00531B07" w:rsidR="006859E0" w:rsidP="00CB17C7" w:rsidRDefault="006859E0" w14:paraId="2F89905F" w14:textId="332B64B3">
      <w:pPr>
        <w:pStyle w:val="Heading2"/>
        <w:numPr>
          <w:ilvl w:val="0"/>
          <w:numId w:val="0"/>
        </w:numPr>
      </w:pPr>
    </w:p>
    <w:p w:rsidRPr="00531B07" w:rsidR="00933044" w:rsidRDefault="00933044" w14:paraId="6FAD6294" w14:textId="77777777">
      <w:pPr>
        <w:spacing w:before="240" w:after="240"/>
        <w:rPr>
          <w:rFonts w:ascii="Arial" w:hAnsi="Arial" w:cs="Arial" w:eastAsiaTheme="majorEastAsia"/>
          <w:b/>
          <w:bCs/>
          <w:caps/>
          <w:color w:val="00B0F0"/>
          <w:sz w:val="28"/>
          <w:szCs w:val="28"/>
          <w:lang w:val="en-GB" w:eastAsia="en-US"/>
        </w:rPr>
      </w:pPr>
      <w:r w:rsidRPr="00531B07">
        <w:rPr>
          <w:rFonts w:ascii="Arial" w:hAnsi="Arial" w:cs="Arial"/>
        </w:rPr>
        <w:br w:type="page"/>
      </w:r>
    </w:p>
    <w:p w:rsidRPr="00531B07" w:rsidR="00933044" w:rsidP="00AD681F" w:rsidRDefault="3C4BCAC6" w14:paraId="7B4CBBB3" w14:textId="77777777">
      <w:pPr>
        <w:pStyle w:val="Heading1"/>
        <w:framePr w:wrap="notBeside"/>
      </w:pPr>
      <w:bookmarkStart w:name="_Toc221204263" w:id="26"/>
      <w:r>
        <w:lastRenderedPageBreak/>
        <w:t>UAT scenarios (Business scenarios)</w:t>
      </w:r>
      <w:bookmarkEnd w:id="26"/>
    </w:p>
    <w:tbl>
      <w:tblPr>
        <w:tblW w:w="94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3260"/>
        <w:gridCol w:w="5441"/>
      </w:tblGrid>
      <w:tr w:rsidRPr="00531B07" w:rsidR="00933044" w:rsidTr="00C50B7F" w14:paraId="679B1A9F" w14:textId="77777777">
        <w:trPr>
          <w:trHeight w:val="170"/>
        </w:trPr>
        <w:tc>
          <w:tcPr>
            <w:tcW w:w="704" w:type="dxa"/>
            <w:shd w:val="clear" w:color="auto" w:fill="C00000"/>
            <w:vAlign w:val="center"/>
          </w:tcPr>
          <w:p w:rsidRPr="00531B07" w:rsidR="00933044" w:rsidP="5AD9164B" w:rsidRDefault="00933044" w14:paraId="7B7FE0B2" w14:textId="77777777">
            <w:pPr>
              <w:pStyle w:val="TFGTableText"/>
              <w:rPr>
                <w:b/>
                <w:bCs/>
                <w:color w:val="FFFFFF" w:themeColor="background1"/>
                <w:lang w:val="en-GB"/>
              </w:rPr>
            </w:pPr>
            <w:r w:rsidRPr="00531B07">
              <w:rPr>
                <w:b/>
                <w:bCs/>
                <w:color w:val="FFFFFF" w:themeColor="background1"/>
                <w:lang w:val="en-GB"/>
              </w:rPr>
              <w:t>S. No.</w:t>
            </w:r>
          </w:p>
        </w:tc>
        <w:tc>
          <w:tcPr>
            <w:tcW w:w="3260" w:type="dxa"/>
            <w:shd w:val="clear" w:color="auto" w:fill="C00000"/>
            <w:vAlign w:val="center"/>
          </w:tcPr>
          <w:p w:rsidRPr="00531B07" w:rsidR="00933044" w:rsidP="5AD9164B" w:rsidRDefault="00933044" w14:paraId="73DC0ED0" w14:textId="77777777">
            <w:pPr>
              <w:pStyle w:val="TFGTableText"/>
              <w:rPr>
                <w:b/>
                <w:bCs/>
                <w:color w:val="FFFFFF" w:themeColor="background1"/>
                <w:lang w:val="en-GB"/>
              </w:rPr>
            </w:pPr>
            <w:r w:rsidRPr="00531B07">
              <w:rPr>
                <w:b/>
                <w:bCs/>
                <w:color w:val="FFFFFF" w:themeColor="background1"/>
                <w:lang w:val="en-GB"/>
              </w:rPr>
              <w:t>Scenario</w:t>
            </w:r>
          </w:p>
        </w:tc>
        <w:tc>
          <w:tcPr>
            <w:tcW w:w="5441" w:type="dxa"/>
            <w:shd w:val="clear" w:color="auto" w:fill="C00000"/>
            <w:vAlign w:val="center"/>
          </w:tcPr>
          <w:p w:rsidRPr="00531B07" w:rsidR="00933044" w:rsidP="5AD9164B" w:rsidRDefault="00933044" w14:paraId="5C313A6C" w14:textId="77777777">
            <w:pPr>
              <w:pStyle w:val="TFGTableText"/>
              <w:rPr>
                <w:b/>
                <w:bCs/>
                <w:color w:val="FFFFFF" w:themeColor="background1"/>
                <w:lang w:val="en-GB"/>
              </w:rPr>
            </w:pPr>
            <w:r w:rsidRPr="00531B07">
              <w:rPr>
                <w:b/>
                <w:bCs/>
                <w:color w:val="FFFFFF" w:themeColor="background1"/>
                <w:lang w:val="en-GB"/>
              </w:rPr>
              <w:t>Expected Outcome</w:t>
            </w:r>
          </w:p>
        </w:tc>
      </w:tr>
      <w:tr w:rsidRPr="00531B07" w:rsidR="003C601C" w:rsidTr="00C50B7F" w14:paraId="38D80A1A" w14:textId="77777777">
        <w:trPr>
          <w:trHeight w:val="170"/>
        </w:trPr>
        <w:tc>
          <w:tcPr>
            <w:tcW w:w="704" w:type="dxa"/>
            <w:vAlign w:val="center"/>
          </w:tcPr>
          <w:p w:rsidRPr="00531B07" w:rsidR="003C601C" w:rsidP="5AD9164B" w:rsidRDefault="21376EBF" w14:paraId="44593A5A" w14:textId="77777777">
            <w:pPr>
              <w:pStyle w:val="TFGTableText"/>
            </w:pPr>
            <w:r w:rsidRPr="00531B07">
              <w:t>1</w:t>
            </w:r>
          </w:p>
        </w:tc>
        <w:tc>
          <w:tcPr>
            <w:tcW w:w="3260" w:type="dxa"/>
            <w:vAlign w:val="center"/>
          </w:tcPr>
          <w:p w:rsidRPr="00531B07" w:rsidR="003C601C" w:rsidP="5AD9164B" w:rsidRDefault="21376EBF" w14:paraId="375A6828" w14:textId="4131855F">
            <w:pPr>
              <w:rPr>
                <w:rFonts w:ascii="Arial" w:hAnsi="Arial" w:cs="Arial"/>
                <w:sz w:val="20"/>
                <w:szCs w:val="20"/>
              </w:rPr>
            </w:pPr>
            <w:r w:rsidRPr="00531B07">
              <w:rPr>
                <w:rFonts w:ascii="Arial" w:hAnsi="Arial" w:cs="Arial"/>
                <w:sz w:val="20"/>
                <w:szCs w:val="20"/>
              </w:rPr>
              <w:t>Create Sourcing Event (RFI/RFP/RFQ)</w:t>
            </w:r>
          </w:p>
        </w:tc>
        <w:tc>
          <w:tcPr>
            <w:tcW w:w="5441" w:type="dxa"/>
            <w:vAlign w:val="center"/>
          </w:tcPr>
          <w:p w:rsidRPr="00531B07" w:rsidR="003C601C" w:rsidP="5AD9164B" w:rsidRDefault="21376EBF" w14:paraId="19DC7097" w14:textId="23D660FC">
            <w:pPr>
              <w:contextualSpacing/>
              <w:rPr>
                <w:rFonts w:ascii="Arial" w:hAnsi="Arial" w:cs="Arial"/>
                <w:sz w:val="20"/>
                <w:szCs w:val="20"/>
              </w:rPr>
            </w:pPr>
            <w:r w:rsidRPr="00531B07">
              <w:rPr>
                <w:rFonts w:ascii="Arial" w:hAnsi="Arial" w:cs="Arial"/>
                <w:sz w:val="20"/>
                <w:szCs w:val="20"/>
              </w:rPr>
              <w:t>Event is successfully created and saved as a draft with all entered details visible.</w:t>
            </w:r>
          </w:p>
        </w:tc>
      </w:tr>
      <w:tr w:rsidRPr="00531B07" w:rsidR="003C601C" w:rsidTr="00C50B7F" w14:paraId="6E0E9A7E" w14:textId="77777777">
        <w:trPr>
          <w:trHeight w:val="170"/>
        </w:trPr>
        <w:tc>
          <w:tcPr>
            <w:tcW w:w="704" w:type="dxa"/>
            <w:vAlign w:val="center"/>
          </w:tcPr>
          <w:p w:rsidRPr="00531B07" w:rsidR="003C601C" w:rsidP="5AD9164B" w:rsidRDefault="21376EBF" w14:paraId="53085898" w14:textId="77777777">
            <w:pPr>
              <w:pStyle w:val="TFGTableText"/>
            </w:pPr>
            <w:r w:rsidRPr="00531B07">
              <w:t>2</w:t>
            </w:r>
          </w:p>
        </w:tc>
        <w:tc>
          <w:tcPr>
            <w:tcW w:w="3260" w:type="dxa"/>
            <w:vAlign w:val="center"/>
          </w:tcPr>
          <w:p w:rsidRPr="00531B07" w:rsidR="003C601C" w:rsidP="5AD9164B" w:rsidRDefault="21376EBF" w14:paraId="023B8E33" w14:textId="7253645B">
            <w:pPr>
              <w:pStyle w:val="TFGTableText"/>
              <w:rPr>
                <w:color w:val="000000"/>
                <w:lang w:eastAsia="en-IN"/>
              </w:rPr>
            </w:pPr>
            <w:r w:rsidRPr="00531B07">
              <w:t>Add Items or Lots</w:t>
            </w:r>
          </w:p>
        </w:tc>
        <w:tc>
          <w:tcPr>
            <w:tcW w:w="5441" w:type="dxa"/>
            <w:vAlign w:val="center"/>
          </w:tcPr>
          <w:p w:rsidRPr="00531B07" w:rsidR="003C601C" w:rsidP="5AD9164B" w:rsidRDefault="21376EBF" w14:paraId="1DEED282" w14:textId="043DFBD6">
            <w:pPr>
              <w:pStyle w:val="TFGTableText"/>
              <w:rPr>
                <w:color w:val="000000"/>
                <w:lang w:eastAsia="en-IN"/>
              </w:rPr>
            </w:pPr>
            <w:r w:rsidRPr="00531B07">
              <w:t>Items/lots are correctly displayed in the event and visible to suppliers once published.</w:t>
            </w:r>
          </w:p>
        </w:tc>
      </w:tr>
      <w:tr w:rsidRPr="00531B07" w:rsidR="003C601C" w:rsidTr="00C50B7F" w14:paraId="2F3212A7" w14:textId="77777777">
        <w:trPr>
          <w:trHeight w:val="170"/>
        </w:trPr>
        <w:tc>
          <w:tcPr>
            <w:tcW w:w="704" w:type="dxa"/>
            <w:vAlign w:val="center"/>
          </w:tcPr>
          <w:p w:rsidRPr="00531B07" w:rsidR="003C601C" w:rsidP="5AD9164B" w:rsidRDefault="21376EBF" w14:paraId="4149C8BD" w14:textId="77777777">
            <w:pPr>
              <w:pStyle w:val="TFGTableText"/>
            </w:pPr>
            <w:r w:rsidRPr="00531B07">
              <w:t>3</w:t>
            </w:r>
          </w:p>
        </w:tc>
        <w:tc>
          <w:tcPr>
            <w:tcW w:w="3260" w:type="dxa"/>
            <w:vAlign w:val="center"/>
          </w:tcPr>
          <w:p w:rsidRPr="00531B07" w:rsidR="003C601C" w:rsidP="5AD9164B" w:rsidRDefault="21376EBF" w14:paraId="46A6C2F7" w14:textId="58F2EF1F">
            <w:pPr>
              <w:pStyle w:val="TFGTableText"/>
              <w:rPr>
                <w:color w:val="000000"/>
                <w:lang w:eastAsia="en-IN"/>
              </w:rPr>
            </w:pPr>
            <w:r w:rsidRPr="00531B07">
              <w:t>Add Suppliers to Event</w:t>
            </w:r>
          </w:p>
        </w:tc>
        <w:tc>
          <w:tcPr>
            <w:tcW w:w="5441" w:type="dxa"/>
            <w:vAlign w:val="center"/>
          </w:tcPr>
          <w:p w:rsidRPr="00531B07" w:rsidR="003C601C" w:rsidP="5AD9164B" w:rsidRDefault="21376EBF" w14:paraId="38D71AF6" w14:textId="7ACC62CE">
            <w:pPr>
              <w:pStyle w:val="TFGTableText"/>
              <w:rPr>
                <w:color w:val="000000"/>
                <w:lang w:eastAsia="en-IN"/>
              </w:rPr>
            </w:pPr>
            <w:r w:rsidRPr="00531B07">
              <w:t>All selected suppliers are successfully invited to participate.</w:t>
            </w:r>
          </w:p>
        </w:tc>
      </w:tr>
      <w:tr w:rsidRPr="00531B07" w:rsidR="003C601C" w:rsidTr="00C50B7F" w14:paraId="44DF0BE6" w14:textId="77777777">
        <w:trPr>
          <w:trHeight w:val="170"/>
        </w:trPr>
        <w:tc>
          <w:tcPr>
            <w:tcW w:w="704" w:type="dxa"/>
            <w:vAlign w:val="center"/>
          </w:tcPr>
          <w:p w:rsidRPr="00531B07" w:rsidR="003C601C" w:rsidP="5AD9164B" w:rsidRDefault="21376EBF" w14:paraId="2F026EDB" w14:textId="77777777">
            <w:pPr>
              <w:pStyle w:val="TFGTableText"/>
            </w:pPr>
            <w:r w:rsidRPr="00531B07">
              <w:t>4</w:t>
            </w:r>
          </w:p>
        </w:tc>
        <w:tc>
          <w:tcPr>
            <w:tcW w:w="3260" w:type="dxa"/>
            <w:vAlign w:val="center"/>
          </w:tcPr>
          <w:p w:rsidRPr="00531B07" w:rsidR="003C601C" w:rsidP="5AD9164B" w:rsidRDefault="21376EBF" w14:paraId="0B638767" w14:textId="0DF78448">
            <w:pPr>
              <w:pStyle w:val="TFGTableText"/>
              <w:rPr>
                <w:color w:val="000000"/>
                <w:lang w:eastAsia="en-IN"/>
              </w:rPr>
            </w:pPr>
            <w:r w:rsidRPr="00531B07">
              <w:t>Invite Non-Registered Supplier (if applicable)</w:t>
            </w:r>
          </w:p>
        </w:tc>
        <w:tc>
          <w:tcPr>
            <w:tcW w:w="5441" w:type="dxa"/>
            <w:vAlign w:val="center"/>
          </w:tcPr>
          <w:p w:rsidRPr="00531B07" w:rsidR="003C601C" w:rsidP="5AD9164B" w:rsidRDefault="21376EBF" w14:paraId="044E249B" w14:textId="6B9A72FA">
            <w:pPr>
              <w:pStyle w:val="TFGTableText"/>
              <w:rPr>
                <w:color w:val="000000"/>
                <w:lang w:eastAsia="en-IN"/>
              </w:rPr>
            </w:pPr>
            <w:r w:rsidRPr="00531B07">
              <w:t>Invitation email is triggered to supplier for registration and participation.</w:t>
            </w:r>
          </w:p>
        </w:tc>
      </w:tr>
      <w:tr w:rsidRPr="00531B07" w:rsidR="003C601C" w:rsidTr="00C50B7F" w14:paraId="088E35B0" w14:textId="77777777">
        <w:trPr>
          <w:trHeight w:val="170"/>
        </w:trPr>
        <w:tc>
          <w:tcPr>
            <w:tcW w:w="704" w:type="dxa"/>
            <w:vAlign w:val="center"/>
          </w:tcPr>
          <w:p w:rsidRPr="00531B07" w:rsidR="003C601C" w:rsidP="5AD9164B" w:rsidRDefault="21376EBF" w14:paraId="3BD85C3C" w14:textId="77777777">
            <w:pPr>
              <w:pStyle w:val="TFGTableText"/>
            </w:pPr>
            <w:r w:rsidRPr="00531B07">
              <w:t>5</w:t>
            </w:r>
          </w:p>
        </w:tc>
        <w:tc>
          <w:tcPr>
            <w:tcW w:w="3260" w:type="dxa"/>
            <w:vAlign w:val="center"/>
          </w:tcPr>
          <w:p w:rsidRPr="00531B07" w:rsidR="003C601C" w:rsidP="5AD9164B" w:rsidRDefault="21376EBF" w14:paraId="76572FED" w14:textId="1F39E333">
            <w:pPr>
              <w:pStyle w:val="TFGTableText"/>
              <w:rPr>
                <w:color w:val="000000"/>
                <w:lang w:eastAsia="en-IN"/>
              </w:rPr>
            </w:pPr>
            <w:r w:rsidRPr="00531B07">
              <w:t>Configure Event Settings</w:t>
            </w:r>
          </w:p>
        </w:tc>
        <w:tc>
          <w:tcPr>
            <w:tcW w:w="5441" w:type="dxa"/>
            <w:vAlign w:val="center"/>
          </w:tcPr>
          <w:p w:rsidRPr="00531B07" w:rsidR="003C601C" w:rsidP="5AD9164B" w:rsidRDefault="21376EBF" w14:paraId="09D697E7" w14:textId="0ACDD11B">
            <w:pPr>
              <w:pStyle w:val="TFGTableText"/>
              <w:rPr>
                <w:color w:val="000000"/>
                <w:lang w:eastAsia="en-IN"/>
              </w:rPr>
            </w:pPr>
            <w:r w:rsidRPr="00531B07">
              <w:t>System accepts configuration and displays correct event setup summary.</w:t>
            </w:r>
          </w:p>
        </w:tc>
      </w:tr>
      <w:tr w:rsidRPr="00531B07" w:rsidR="003C601C" w:rsidTr="00C50B7F" w14:paraId="1EEA6156" w14:textId="77777777">
        <w:trPr>
          <w:trHeight w:val="170"/>
        </w:trPr>
        <w:tc>
          <w:tcPr>
            <w:tcW w:w="704" w:type="dxa"/>
            <w:vAlign w:val="center"/>
          </w:tcPr>
          <w:p w:rsidRPr="00531B07" w:rsidR="003C601C" w:rsidP="5AD9164B" w:rsidRDefault="21376EBF" w14:paraId="72DB43D8" w14:textId="643F63CF">
            <w:pPr>
              <w:pStyle w:val="TFGTableText"/>
            </w:pPr>
            <w:r w:rsidRPr="00531B07">
              <w:t>6</w:t>
            </w:r>
          </w:p>
        </w:tc>
        <w:tc>
          <w:tcPr>
            <w:tcW w:w="3260" w:type="dxa"/>
            <w:vAlign w:val="center"/>
          </w:tcPr>
          <w:p w:rsidRPr="00531B07" w:rsidR="003C601C" w:rsidP="5AD9164B" w:rsidRDefault="21376EBF" w14:paraId="60C6A64F" w14:textId="20A4EE65">
            <w:pPr>
              <w:pStyle w:val="TFGTableText"/>
            </w:pPr>
            <w:r w:rsidRPr="00531B07">
              <w:t>Publish Event</w:t>
            </w:r>
          </w:p>
        </w:tc>
        <w:tc>
          <w:tcPr>
            <w:tcW w:w="5441" w:type="dxa"/>
            <w:vAlign w:val="center"/>
          </w:tcPr>
          <w:p w:rsidRPr="00531B07" w:rsidR="003C601C" w:rsidP="5AD9164B" w:rsidRDefault="21376EBF" w14:paraId="3FE713AB" w14:textId="092F1581">
            <w:pPr>
              <w:pStyle w:val="TFGTableText"/>
            </w:pPr>
            <w:r w:rsidRPr="00531B07">
              <w:t xml:space="preserve">Event status changes from </w:t>
            </w:r>
            <w:r w:rsidRPr="00531B07">
              <w:rPr>
                <w:i/>
                <w:iCs/>
              </w:rPr>
              <w:t>Draft</w:t>
            </w:r>
            <w:r w:rsidRPr="00531B07">
              <w:t xml:space="preserve"> to </w:t>
            </w:r>
            <w:r w:rsidRPr="00531B07" w:rsidR="7C9D27EF">
              <w:t>Prod</w:t>
            </w:r>
            <w:r w:rsidRPr="00531B07">
              <w:t>. Notifications are sent to suppliers.</w:t>
            </w:r>
          </w:p>
        </w:tc>
      </w:tr>
      <w:tr w:rsidRPr="00531B07" w:rsidR="003C601C" w:rsidTr="00C50B7F" w14:paraId="14E4FE14" w14:textId="77777777">
        <w:trPr>
          <w:trHeight w:val="170"/>
        </w:trPr>
        <w:tc>
          <w:tcPr>
            <w:tcW w:w="704" w:type="dxa"/>
            <w:vAlign w:val="center"/>
          </w:tcPr>
          <w:p w:rsidRPr="00531B07" w:rsidR="003C601C" w:rsidP="5AD9164B" w:rsidRDefault="21376EBF" w14:paraId="5CFA8AEE" w14:textId="6EE4F116">
            <w:pPr>
              <w:pStyle w:val="TFGTableText"/>
            </w:pPr>
            <w:r w:rsidRPr="00531B07">
              <w:t>7</w:t>
            </w:r>
          </w:p>
        </w:tc>
        <w:tc>
          <w:tcPr>
            <w:tcW w:w="3260" w:type="dxa"/>
            <w:vAlign w:val="center"/>
          </w:tcPr>
          <w:p w:rsidRPr="00531B07" w:rsidR="003C601C" w:rsidP="5AD9164B" w:rsidRDefault="21376EBF" w14:paraId="12B0BC68" w14:textId="2FF40EEC">
            <w:pPr>
              <w:pStyle w:val="TFGTableText"/>
            </w:pPr>
            <w:r w:rsidRPr="00531B07">
              <w:t>Supplier Access &amp; Response</w:t>
            </w:r>
          </w:p>
        </w:tc>
        <w:tc>
          <w:tcPr>
            <w:tcW w:w="5441" w:type="dxa"/>
            <w:vAlign w:val="center"/>
          </w:tcPr>
          <w:p w:rsidRPr="00531B07" w:rsidR="003C601C" w:rsidP="5AD9164B" w:rsidRDefault="21376EBF" w14:paraId="2138A37F" w14:textId="40ED3C6A">
            <w:pPr>
              <w:pStyle w:val="TFGTableText"/>
            </w:pPr>
            <w:r w:rsidRPr="00531B07">
              <w:t>Supplier can access the event, submit responses, and system confirms successful submission.</w:t>
            </w:r>
          </w:p>
        </w:tc>
      </w:tr>
      <w:tr w:rsidRPr="00531B07" w:rsidR="003C601C" w:rsidTr="00C50B7F" w14:paraId="17D517F2" w14:textId="77777777">
        <w:trPr>
          <w:trHeight w:val="170"/>
        </w:trPr>
        <w:tc>
          <w:tcPr>
            <w:tcW w:w="704" w:type="dxa"/>
            <w:vAlign w:val="center"/>
          </w:tcPr>
          <w:p w:rsidRPr="00531B07" w:rsidR="003C601C" w:rsidP="5AD9164B" w:rsidRDefault="21376EBF" w14:paraId="72462135" w14:textId="6001C09E">
            <w:pPr>
              <w:pStyle w:val="TFGTableText"/>
            </w:pPr>
            <w:r w:rsidRPr="00531B07">
              <w:t>8</w:t>
            </w:r>
          </w:p>
        </w:tc>
        <w:tc>
          <w:tcPr>
            <w:tcW w:w="3260" w:type="dxa"/>
            <w:vAlign w:val="center"/>
          </w:tcPr>
          <w:p w:rsidRPr="00531B07" w:rsidR="003C601C" w:rsidP="5AD9164B" w:rsidRDefault="21376EBF" w14:paraId="0774E086" w14:textId="7C8142CA">
            <w:pPr>
              <w:pStyle w:val="TFGTableText"/>
            </w:pPr>
            <w:r w:rsidRPr="00531B07">
              <w:t>Supplier Revision</w:t>
            </w:r>
          </w:p>
        </w:tc>
        <w:tc>
          <w:tcPr>
            <w:tcW w:w="5441" w:type="dxa"/>
            <w:vAlign w:val="center"/>
          </w:tcPr>
          <w:p w:rsidRPr="00531B07" w:rsidR="003C601C" w:rsidP="5AD9164B" w:rsidRDefault="21376EBF" w14:paraId="29D6284F" w14:textId="764BE4C9">
            <w:pPr>
              <w:pStyle w:val="TFGTableText"/>
            </w:pPr>
            <w:r w:rsidRPr="00531B07">
              <w:t>Revised bid is accepted, and version history is maintained.</w:t>
            </w:r>
          </w:p>
        </w:tc>
      </w:tr>
      <w:tr w:rsidRPr="00531B07" w:rsidR="003C601C" w:rsidTr="00C50B7F" w14:paraId="426B1A0D" w14:textId="77777777">
        <w:trPr>
          <w:trHeight w:val="170"/>
        </w:trPr>
        <w:tc>
          <w:tcPr>
            <w:tcW w:w="704" w:type="dxa"/>
            <w:vAlign w:val="center"/>
          </w:tcPr>
          <w:p w:rsidRPr="00531B07" w:rsidR="003C601C" w:rsidP="5AD9164B" w:rsidRDefault="21376EBF" w14:paraId="5F4B946C" w14:textId="3E474F55">
            <w:pPr>
              <w:pStyle w:val="TFGTableText"/>
            </w:pPr>
            <w:r w:rsidRPr="00531B07">
              <w:t>9</w:t>
            </w:r>
          </w:p>
        </w:tc>
        <w:tc>
          <w:tcPr>
            <w:tcW w:w="3260" w:type="dxa"/>
            <w:vAlign w:val="center"/>
          </w:tcPr>
          <w:p w:rsidRPr="00531B07" w:rsidR="003C601C" w:rsidP="5AD9164B" w:rsidRDefault="21376EBF" w14:paraId="7189E174" w14:textId="21D34C20">
            <w:pPr>
              <w:pStyle w:val="TFGTableText"/>
            </w:pPr>
            <w:r w:rsidRPr="00531B07">
              <w:t>Event Close</w:t>
            </w:r>
          </w:p>
        </w:tc>
        <w:tc>
          <w:tcPr>
            <w:tcW w:w="5441" w:type="dxa"/>
            <w:vAlign w:val="center"/>
          </w:tcPr>
          <w:p w:rsidRPr="00531B07" w:rsidR="003C601C" w:rsidP="5AD9164B" w:rsidRDefault="21376EBF" w14:paraId="519B0066" w14:textId="421C3494">
            <w:pPr>
              <w:pStyle w:val="TFGTableText"/>
            </w:pPr>
            <w:r w:rsidRPr="00531B07">
              <w:t xml:space="preserve">Event status changes to </w:t>
            </w:r>
            <w:r w:rsidRPr="00531B07">
              <w:rPr>
                <w:i/>
                <w:iCs/>
              </w:rPr>
              <w:t>Closed</w:t>
            </w:r>
            <w:r w:rsidRPr="00531B07">
              <w:t>; suppliers can no longer edit responses.</w:t>
            </w:r>
          </w:p>
        </w:tc>
      </w:tr>
      <w:tr w:rsidRPr="00531B07" w:rsidR="003C601C" w:rsidTr="00C50B7F" w14:paraId="5A6D1664" w14:textId="77777777">
        <w:trPr>
          <w:trHeight w:val="170"/>
        </w:trPr>
        <w:tc>
          <w:tcPr>
            <w:tcW w:w="704" w:type="dxa"/>
            <w:vAlign w:val="center"/>
          </w:tcPr>
          <w:p w:rsidRPr="00531B07" w:rsidR="003C601C" w:rsidP="5AD9164B" w:rsidRDefault="21376EBF" w14:paraId="160BEE63" w14:textId="389B30F6">
            <w:pPr>
              <w:pStyle w:val="TFGTableText"/>
            </w:pPr>
            <w:r w:rsidRPr="00531B07">
              <w:t>10</w:t>
            </w:r>
          </w:p>
        </w:tc>
        <w:tc>
          <w:tcPr>
            <w:tcW w:w="3260" w:type="dxa"/>
            <w:vAlign w:val="center"/>
          </w:tcPr>
          <w:p w:rsidRPr="00531B07" w:rsidR="003C601C" w:rsidP="5AD9164B" w:rsidRDefault="21376EBF" w14:paraId="62C50043" w14:textId="01C593CD">
            <w:pPr>
              <w:pStyle w:val="TFGTableText"/>
            </w:pPr>
            <w:r w:rsidRPr="00531B07">
              <w:t xml:space="preserve">Bid </w:t>
            </w:r>
            <w:r w:rsidRPr="00531B07" w:rsidR="15988175">
              <w:t>Evaluation</w:t>
            </w:r>
          </w:p>
        </w:tc>
        <w:tc>
          <w:tcPr>
            <w:tcW w:w="5441" w:type="dxa"/>
            <w:vAlign w:val="center"/>
          </w:tcPr>
          <w:p w:rsidRPr="00531B07" w:rsidR="003C601C" w:rsidP="5AD9164B" w:rsidRDefault="21376EBF" w14:paraId="3AA8024D" w14:textId="0D789204">
            <w:pPr>
              <w:pStyle w:val="TFGTableText"/>
            </w:pPr>
            <w:r w:rsidRPr="00531B07">
              <w:t>Buyer can view all responses, export data, and see side-by-side comparisons.</w:t>
            </w:r>
          </w:p>
        </w:tc>
      </w:tr>
      <w:tr w:rsidRPr="00531B07" w:rsidR="003C601C" w:rsidTr="00C50B7F" w14:paraId="3855A060" w14:textId="77777777">
        <w:trPr>
          <w:trHeight w:val="170"/>
        </w:trPr>
        <w:tc>
          <w:tcPr>
            <w:tcW w:w="704" w:type="dxa"/>
            <w:vAlign w:val="center"/>
          </w:tcPr>
          <w:p w:rsidRPr="00531B07" w:rsidR="003C601C" w:rsidP="5AD9164B" w:rsidRDefault="21376EBF" w14:paraId="4CBDA257" w14:textId="3029DE5A">
            <w:pPr>
              <w:pStyle w:val="TFGTableText"/>
            </w:pPr>
            <w:r w:rsidRPr="00531B07">
              <w:t>11</w:t>
            </w:r>
          </w:p>
        </w:tc>
        <w:tc>
          <w:tcPr>
            <w:tcW w:w="3260" w:type="dxa"/>
            <w:vAlign w:val="center"/>
          </w:tcPr>
          <w:p w:rsidRPr="00531B07" w:rsidR="003C601C" w:rsidP="5AD9164B" w:rsidRDefault="21376EBF" w14:paraId="2209CFF4" w14:textId="47F660E9">
            <w:pPr>
              <w:pStyle w:val="TFGTableText"/>
            </w:pPr>
            <w:r w:rsidRPr="00531B07">
              <w:t>Scoring and Evaluation</w:t>
            </w:r>
          </w:p>
        </w:tc>
        <w:tc>
          <w:tcPr>
            <w:tcW w:w="5441" w:type="dxa"/>
            <w:vAlign w:val="center"/>
          </w:tcPr>
          <w:p w:rsidRPr="00531B07" w:rsidR="003C601C" w:rsidP="5AD9164B" w:rsidRDefault="21376EBF" w14:paraId="6D7B9024" w14:textId="51F0A2E9">
            <w:pPr>
              <w:pStyle w:val="TFGTableText"/>
            </w:pPr>
            <w:r w:rsidRPr="00531B07">
              <w:t>Scores calculate correctly; total weighted score displays per supplier.</w:t>
            </w:r>
          </w:p>
        </w:tc>
      </w:tr>
      <w:tr w:rsidRPr="00531B07" w:rsidR="003C601C" w:rsidTr="00C50B7F" w14:paraId="4A731065" w14:textId="77777777">
        <w:trPr>
          <w:trHeight w:val="170"/>
        </w:trPr>
        <w:tc>
          <w:tcPr>
            <w:tcW w:w="704" w:type="dxa"/>
            <w:vAlign w:val="center"/>
          </w:tcPr>
          <w:p w:rsidRPr="00531B07" w:rsidR="003C601C" w:rsidP="5AD9164B" w:rsidRDefault="21376EBF" w14:paraId="3A46D142" w14:textId="361C9DE3">
            <w:pPr>
              <w:pStyle w:val="TFGTableText"/>
            </w:pPr>
            <w:r w:rsidRPr="00531B07">
              <w:t>12</w:t>
            </w:r>
          </w:p>
        </w:tc>
        <w:tc>
          <w:tcPr>
            <w:tcW w:w="3260" w:type="dxa"/>
            <w:vAlign w:val="center"/>
          </w:tcPr>
          <w:p w:rsidRPr="00531B07" w:rsidR="003C601C" w:rsidP="5AD9164B" w:rsidRDefault="21376EBF" w14:paraId="49D6AEA3" w14:textId="3B48D406">
            <w:pPr>
              <w:pStyle w:val="TFGTableText"/>
            </w:pPr>
            <w:r w:rsidRPr="00531B07">
              <w:t>Award Recommendation</w:t>
            </w:r>
          </w:p>
        </w:tc>
        <w:tc>
          <w:tcPr>
            <w:tcW w:w="5441" w:type="dxa"/>
            <w:vAlign w:val="center"/>
          </w:tcPr>
          <w:p w:rsidRPr="00531B07" w:rsidR="003C601C" w:rsidP="5AD9164B" w:rsidRDefault="21376EBF" w14:paraId="4BF67F00" w14:textId="73FAC225">
            <w:pPr>
              <w:pStyle w:val="TFGTableText"/>
            </w:pPr>
            <w:r w:rsidRPr="00531B07">
              <w:t>Award is successfully created and marked in system; report available for audit.</w:t>
            </w:r>
          </w:p>
        </w:tc>
      </w:tr>
      <w:tr w:rsidRPr="00531B07" w:rsidR="003C601C" w:rsidTr="00C50B7F" w14:paraId="0A01E3E3" w14:textId="77777777">
        <w:trPr>
          <w:trHeight w:val="170"/>
        </w:trPr>
        <w:tc>
          <w:tcPr>
            <w:tcW w:w="704" w:type="dxa"/>
            <w:vAlign w:val="center"/>
          </w:tcPr>
          <w:p w:rsidRPr="00531B07" w:rsidR="003C601C" w:rsidP="00C50B7F" w:rsidRDefault="21376EBF" w14:paraId="78A09B50" w14:textId="2B5FFBF4">
            <w:pPr>
              <w:pStyle w:val="TFGTableText"/>
            </w:pPr>
            <w:r w:rsidRPr="00531B07">
              <w:t>13</w:t>
            </w:r>
          </w:p>
        </w:tc>
        <w:tc>
          <w:tcPr>
            <w:tcW w:w="3260" w:type="dxa"/>
            <w:vAlign w:val="center"/>
          </w:tcPr>
          <w:p w:rsidRPr="00531B07" w:rsidR="003C601C" w:rsidP="00C50B7F" w:rsidRDefault="226C7341" w14:paraId="44734B11" w14:textId="033EE9EA">
            <w:pPr>
              <w:pStyle w:val="TFGTableText"/>
            </w:pPr>
            <w:r>
              <w:t>Flip Sourcing event to Contract</w:t>
            </w:r>
          </w:p>
        </w:tc>
        <w:tc>
          <w:tcPr>
            <w:tcW w:w="5441" w:type="dxa"/>
            <w:vAlign w:val="center"/>
          </w:tcPr>
          <w:p w:rsidRPr="00531B07" w:rsidR="003C601C" w:rsidP="5AD9164B" w:rsidRDefault="55DADE9D" w14:paraId="1613A086" w14:textId="09E3C884">
            <w:pPr>
              <w:pStyle w:val="TFGTableText"/>
            </w:pPr>
            <w:r>
              <w:t>Contract draft is generated with auto-populated details from sourcing event.</w:t>
            </w:r>
          </w:p>
        </w:tc>
      </w:tr>
      <w:tr w:rsidRPr="00531B07" w:rsidR="008E1482" w:rsidTr="00C50B7F" w14:paraId="5BDDB3AD" w14:textId="77777777">
        <w:trPr>
          <w:trHeight w:val="170"/>
        </w:trPr>
        <w:tc>
          <w:tcPr>
            <w:tcW w:w="704" w:type="dxa"/>
            <w:vAlign w:val="center"/>
          </w:tcPr>
          <w:p w:rsidRPr="00531B07" w:rsidR="008E1482" w:rsidP="5AD9164B" w:rsidRDefault="15988175" w14:paraId="02D06ACD" w14:textId="43DBF28E">
            <w:pPr>
              <w:pStyle w:val="TFGTableText"/>
            </w:pPr>
            <w:r w:rsidRPr="00531B07">
              <w:t>14</w:t>
            </w:r>
          </w:p>
        </w:tc>
        <w:tc>
          <w:tcPr>
            <w:tcW w:w="3260" w:type="dxa"/>
            <w:vAlign w:val="center"/>
          </w:tcPr>
          <w:p w:rsidRPr="00531B07" w:rsidR="008E1482" w:rsidP="5AD9164B" w:rsidRDefault="15988175" w14:paraId="109DDB72" w14:textId="6B8EAC5E">
            <w:pPr>
              <w:pStyle w:val="TFGTableText"/>
            </w:pPr>
            <w:r w:rsidRPr="00531B07">
              <w:t>Flip Sourcing event to New/Source Requisition</w:t>
            </w:r>
          </w:p>
        </w:tc>
        <w:tc>
          <w:tcPr>
            <w:tcW w:w="5441" w:type="dxa"/>
            <w:vAlign w:val="center"/>
          </w:tcPr>
          <w:p w:rsidRPr="00531B07" w:rsidR="008E1482" w:rsidP="5AD9164B" w:rsidRDefault="15988175" w14:paraId="12F854E6" w14:textId="139D66E9">
            <w:pPr>
              <w:pStyle w:val="TFGTableText"/>
            </w:pPr>
            <w:r w:rsidRPr="00531B07">
              <w:t xml:space="preserve">Requisition is </w:t>
            </w:r>
            <w:r w:rsidRPr="00531B07" w:rsidR="6F50CB65">
              <w:t>created/updated</w:t>
            </w:r>
            <w:r w:rsidRPr="00531B07">
              <w:t xml:space="preserve"> with auto-populated details from sourcing event.</w:t>
            </w:r>
          </w:p>
        </w:tc>
      </w:tr>
      <w:tr w:rsidRPr="00531B07" w:rsidR="00D24630" w:rsidTr="00C50B7F" w14:paraId="2B30175C" w14:textId="77777777">
        <w:trPr>
          <w:trHeight w:val="170"/>
        </w:trPr>
        <w:tc>
          <w:tcPr>
            <w:tcW w:w="704" w:type="dxa"/>
            <w:vAlign w:val="center"/>
          </w:tcPr>
          <w:p w:rsidRPr="00531B07" w:rsidR="00D24630" w:rsidP="5AD9164B" w:rsidRDefault="6F50CB65" w14:paraId="47CC825A" w14:textId="67F50BCC">
            <w:pPr>
              <w:pStyle w:val="TFGTableText"/>
            </w:pPr>
            <w:r w:rsidRPr="00531B07">
              <w:t>15</w:t>
            </w:r>
          </w:p>
        </w:tc>
        <w:tc>
          <w:tcPr>
            <w:tcW w:w="3260" w:type="dxa"/>
            <w:vAlign w:val="center"/>
          </w:tcPr>
          <w:p w:rsidRPr="00531B07" w:rsidR="00D24630" w:rsidP="5AD9164B" w:rsidRDefault="6F50CB65" w14:paraId="0BB1885F" w14:textId="0FF26B7F">
            <w:pPr>
              <w:pStyle w:val="TFGTableText"/>
            </w:pPr>
            <w:r w:rsidRPr="00531B07">
              <w:t xml:space="preserve">Flip Sourcing event to New/Existing </w:t>
            </w:r>
            <w:proofErr w:type="spellStart"/>
            <w:r w:rsidRPr="00531B07">
              <w:t>Catalog</w:t>
            </w:r>
            <w:proofErr w:type="spellEnd"/>
          </w:p>
        </w:tc>
        <w:tc>
          <w:tcPr>
            <w:tcW w:w="5441" w:type="dxa"/>
            <w:vAlign w:val="center"/>
          </w:tcPr>
          <w:p w:rsidRPr="00531B07" w:rsidR="00D24630" w:rsidP="5AD9164B" w:rsidRDefault="6F50CB65" w14:paraId="34C9578A" w14:textId="13E79888">
            <w:pPr>
              <w:pStyle w:val="TFGTableText"/>
            </w:pPr>
            <w:proofErr w:type="spellStart"/>
            <w:r w:rsidRPr="00531B07">
              <w:t>Catalog</w:t>
            </w:r>
            <w:proofErr w:type="spellEnd"/>
            <w:r w:rsidRPr="00531B07">
              <w:t xml:space="preserve"> items are created with auto-populated details from sourcing event.</w:t>
            </w:r>
          </w:p>
        </w:tc>
      </w:tr>
      <w:tr w:rsidRPr="00531B07" w:rsidR="00D24630" w:rsidTr="00C50B7F" w14:paraId="1827C34D" w14:textId="77777777">
        <w:trPr>
          <w:trHeight w:val="170"/>
        </w:trPr>
        <w:tc>
          <w:tcPr>
            <w:tcW w:w="704" w:type="dxa"/>
            <w:vAlign w:val="center"/>
          </w:tcPr>
          <w:p w:rsidRPr="00531B07" w:rsidR="00D24630" w:rsidP="5AD9164B" w:rsidRDefault="6F50CB65" w14:paraId="0003D484" w14:textId="3ED285A0">
            <w:pPr>
              <w:pStyle w:val="TFGTableText"/>
            </w:pPr>
            <w:r w:rsidRPr="00531B07">
              <w:t>16</w:t>
            </w:r>
          </w:p>
        </w:tc>
        <w:tc>
          <w:tcPr>
            <w:tcW w:w="3260" w:type="dxa"/>
            <w:vAlign w:val="center"/>
          </w:tcPr>
          <w:p w:rsidRPr="00531B07" w:rsidR="00D24630" w:rsidP="5AD9164B" w:rsidRDefault="6F50CB65" w14:paraId="2DFC7FF4" w14:textId="6869D6FC">
            <w:pPr>
              <w:pStyle w:val="TFGTableText"/>
            </w:pPr>
            <w:r w:rsidRPr="00531B07">
              <w:t>System Notifications</w:t>
            </w:r>
          </w:p>
        </w:tc>
        <w:tc>
          <w:tcPr>
            <w:tcW w:w="5441" w:type="dxa"/>
            <w:vAlign w:val="center"/>
          </w:tcPr>
          <w:p w:rsidRPr="00531B07" w:rsidR="00D24630" w:rsidP="5AD9164B" w:rsidRDefault="6F50CB65" w14:paraId="4AC58FBB" w14:textId="3F696820">
            <w:pPr>
              <w:pStyle w:val="TFGTableText"/>
            </w:pPr>
            <w:r w:rsidRPr="00531B07">
              <w:t>Appropriate notifications are sent to buyers and suppliers as per event stage.</w:t>
            </w:r>
          </w:p>
        </w:tc>
      </w:tr>
      <w:tr w:rsidRPr="00531B07" w:rsidR="00D24630" w:rsidTr="00C50B7F" w14:paraId="3719D215" w14:textId="77777777">
        <w:trPr>
          <w:trHeight w:val="170"/>
        </w:trPr>
        <w:tc>
          <w:tcPr>
            <w:tcW w:w="704" w:type="dxa"/>
            <w:vAlign w:val="center"/>
          </w:tcPr>
          <w:p w:rsidRPr="00531B07" w:rsidR="00D24630" w:rsidP="5AD9164B" w:rsidRDefault="6F50CB65" w14:paraId="07CB9F25" w14:textId="2D5D0FE9">
            <w:pPr>
              <w:pStyle w:val="TFGTableText"/>
            </w:pPr>
            <w:r w:rsidRPr="00531B07">
              <w:t>17</w:t>
            </w:r>
          </w:p>
        </w:tc>
        <w:tc>
          <w:tcPr>
            <w:tcW w:w="3260" w:type="dxa"/>
            <w:vAlign w:val="center"/>
          </w:tcPr>
          <w:p w:rsidRPr="00531B07" w:rsidR="00D24630" w:rsidP="5AD9164B" w:rsidRDefault="6F50CB65" w14:paraId="29A4F51B" w14:textId="49CC60A7">
            <w:pPr>
              <w:pStyle w:val="TFGTableText"/>
            </w:pPr>
            <w:r w:rsidRPr="00531B07">
              <w:t>Audit Trail &amp; Reporting</w:t>
            </w:r>
          </w:p>
        </w:tc>
        <w:tc>
          <w:tcPr>
            <w:tcW w:w="5441" w:type="dxa"/>
            <w:vAlign w:val="center"/>
          </w:tcPr>
          <w:p w:rsidRPr="00531B07" w:rsidR="00D24630" w:rsidP="5AD9164B" w:rsidRDefault="6F50CB65" w14:paraId="385BDC29" w14:textId="40A4B604">
            <w:pPr>
              <w:pStyle w:val="TFGTableText"/>
            </w:pPr>
            <w:r w:rsidRPr="00531B07">
              <w:t>All activities (creation, updates, submissions, awards) are traceable in audit logs.</w:t>
            </w:r>
          </w:p>
        </w:tc>
      </w:tr>
      <w:tr w:rsidRPr="00531B07" w:rsidR="00D24630" w:rsidTr="00C50B7F" w14:paraId="62BFCA10" w14:textId="77777777">
        <w:trPr>
          <w:trHeight w:val="170"/>
        </w:trPr>
        <w:tc>
          <w:tcPr>
            <w:tcW w:w="704" w:type="dxa"/>
            <w:vAlign w:val="center"/>
          </w:tcPr>
          <w:p w:rsidRPr="00531B07" w:rsidR="00D24630" w:rsidP="5AD9164B" w:rsidRDefault="6F50CB65" w14:paraId="3214C1CA" w14:textId="143FB289">
            <w:pPr>
              <w:pStyle w:val="TFGTableText"/>
            </w:pPr>
            <w:r w:rsidRPr="00531B07">
              <w:t>18</w:t>
            </w:r>
          </w:p>
        </w:tc>
        <w:tc>
          <w:tcPr>
            <w:tcW w:w="3260" w:type="dxa"/>
            <w:vAlign w:val="center"/>
          </w:tcPr>
          <w:p w:rsidRPr="00531B07" w:rsidR="00D24630" w:rsidP="5AD9164B" w:rsidRDefault="6F50CB65" w14:paraId="615B3720" w14:textId="09E79F02">
            <w:pPr>
              <w:pStyle w:val="TFGTableText"/>
            </w:pPr>
            <w:r w:rsidRPr="00531B07">
              <w:t>Error Handling / Validation</w:t>
            </w:r>
          </w:p>
        </w:tc>
        <w:tc>
          <w:tcPr>
            <w:tcW w:w="5441" w:type="dxa"/>
            <w:vAlign w:val="center"/>
          </w:tcPr>
          <w:p w:rsidRPr="00531B07" w:rsidR="00D24630" w:rsidP="5AD9164B" w:rsidRDefault="6F50CB65" w14:paraId="035EB12D" w14:textId="15CBC441">
            <w:pPr>
              <w:pStyle w:val="TFGTableText"/>
            </w:pPr>
            <w:r w:rsidRPr="00531B07">
              <w:t>System displays relevant validation message and prevents submission.</w:t>
            </w:r>
          </w:p>
        </w:tc>
      </w:tr>
      <w:tr w:rsidRPr="00531B07" w:rsidR="00D24630" w:rsidTr="00C50B7F" w14:paraId="3FA75A70" w14:textId="77777777">
        <w:trPr>
          <w:trHeight w:val="170"/>
        </w:trPr>
        <w:tc>
          <w:tcPr>
            <w:tcW w:w="704" w:type="dxa"/>
            <w:vAlign w:val="center"/>
          </w:tcPr>
          <w:p w:rsidRPr="00531B07" w:rsidR="00D24630" w:rsidP="5AD9164B" w:rsidRDefault="6F50CB65" w14:paraId="230E29A4" w14:textId="24845F52">
            <w:pPr>
              <w:pStyle w:val="TFGTableText"/>
            </w:pPr>
            <w:r w:rsidRPr="00531B07">
              <w:lastRenderedPageBreak/>
              <w:t>19</w:t>
            </w:r>
          </w:p>
        </w:tc>
        <w:tc>
          <w:tcPr>
            <w:tcW w:w="3260" w:type="dxa"/>
            <w:vAlign w:val="center"/>
          </w:tcPr>
          <w:p w:rsidRPr="00531B07" w:rsidR="00D24630" w:rsidP="5AD9164B" w:rsidRDefault="6F50CB65" w14:paraId="716045C0" w14:textId="4534B1C0">
            <w:pPr>
              <w:pStyle w:val="TFGTableText"/>
            </w:pPr>
            <w:r w:rsidRPr="00531B07">
              <w:t>Approval Workflow</w:t>
            </w:r>
          </w:p>
        </w:tc>
        <w:tc>
          <w:tcPr>
            <w:tcW w:w="5441" w:type="dxa"/>
            <w:vAlign w:val="center"/>
          </w:tcPr>
          <w:p w:rsidRPr="00531B07" w:rsidR="00D24630" w:rsidP="5AD9164B" w:rsidRDefault="6F50CB65" w14:paraId="1560DA67" w14:textId="1193FF2D">
            <w:pPr>
              <w:pStyle w:val="TFGTableText"/>
            </w:pPr>
            <w:r w:rsidRPr="00531B07">
              <w:t>Event routes correctly to approver; once approved, can be published/awarded.</w:t>
            </w:r>
          </w:p>
        </w:tc>
      </w:tr>
    </w:tbl>
    <w:p w:rsidRPr="00531B07" w:rsidR="00427D66" w:rsidP="00AD681F" w:rsidRDefault="098FF7FA" w14:paraId="6963C14B" w14:textId="65C3459B">
      <w:pPr>
        <w:pStyle w:val="Heading1"/>
        <w:framePr w:wrap="notBeside"/>
      </w:pPr>
      <w:bookmarkStart w:name="_Toc221204264" w:id="27"/>
      <w:r>
        <w:lastRenderedPageBreak/>
        <w:t>Acknowledgment and Signature</w:t>
      </w:r>
      <w:bookmarkEnd w:id="27"/>
    </w:p>
    <w:p w:rsidRPr="00531B07" w:rsidR="00813846" w:rsidP="00CB17C7" w:rsidRDefault="1E2CB453" w14:paraId="046DD96A" w14:textId="15B9773D">
      <w:pPr>
        <w:pStyle w:val="Heading2"/>
        <w:rPr>
          <w:rFonts w:eastAsia="Arial"/>
        </w:rPr>
      </w:pPr>
      <w:bookmarkStart w:name="_Toc204374915" w:id="28"/>
      <w:bookmarkStart w:name="_Toc221204265" w:id="29"/>
      <w:bookmarkStart w:name="_Toc204374914" w:id="30"/>
      <w:r w:rsidRPr="6B4AE23E">
        <w:rPr>
          <w:rFonts w:eastAsia="Arial"/>
        </w:rPr>
        <w:t>Process Owners</w:t>
      </w:r>
      <w:bookmarkEnd w:id="28"/>
      <w:bookmarkEnd w:id="29"/>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705"/>
        <w:gridCol w:w="3330"/>
        <w:gridCol w:w="1020"/>
        <w:gridCol w:w="3435"/>
      </w:tblGrid>
      <w:tr w:rsidRPr="00531B07" w:rsidR="00813846" w:rsidTr="007E2095" w14:paraId="2EFB1AE2" w14:textId="77777777">
        <w:trPr>
          <w:trHeight w:val="300"/>
        </w:trPr>
        <w:tc>
          <w:tcPr>
            <w:tcW w:w="705" w:type="dxa"/>
            <w:shd w:val="clear" w:color="auto" w:fill="C00000"/>
            <w:tcMar>
              <w:left w:w="105" w:type="dxa"/>
              <w:right w:w="105" w:type="dxa"/>
            </w:tcMar>
            <w:vAlign w:val="center"/>
          </w:tcPr>
          <w:p w:rsidRPr="00531B07" w:rsidR="00813846" w:rsidP="00CD09BA" w:rsidRDefault="00813846" w14:paraId="053A6EBC"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No.</w:t>
            </w:r>
          </w:p>
        </w:tc>
        <w:tc>
          <w:tcPr>
            <w:tcW w:w="3330" w:type="dxa"/>
            <w:shd w:val="clear" w:color="auto" w:fill="C00000"/>
            <w:tcMar>
              <w:left w:w="105" w:type="dxa"/>
              <w:right w:w="105" w:type="dxa"/>
            </w:tcMar>
            <w:vAlign w:val="center"/>
          </w:tcPr>
          <w:p w:rsidRPr="00531B07" w:rsidR="00813846" w:rsidP="00CD09BA" w:rsidRDefault="00813846" w14:paraId="2DB6D0C1"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Author/Owner</w:t>
            </w:r>
          </w:p>
        </w:tc>
        <w:tc>
          <w:tcPr>
            <w:tcW w:w="1020" w:type="dxa"/>
            <w:shd w:val="clear" w:color="auto" w:fill="C00000"/>
            <w:tcMar>
              <w:left w:w="105" w:type="dxa"/>
              <w:right w:w="105" w:type="dxa"/>
            </w:tcMar>
            <w:vAlign w:val="center"/>
          </w:tcPr>
          <w:p w:rsidRPr="00531B07" w:rsidR="00813846" w:rsidP="00CD09BA" w:rsidRDefault="00813846" w14:paraId="59734744"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Version</w:t>
            </w:r>
          </w:p>
        </w:tc>
        <w:tc>
          <w:tcPr>
            <w:tcW w:w="3435" w:type="dxa"/>
            <w:shd w:val="clear" w:color="auto" w:fill="C00000"/>
            <w:tcMar>
              <w:left w:w="105" w:type="dxa"/>
              <w:right w:w="105" w:type="dxa"/>
            </w:tcMar>
            <w:vAlign w:val="center"/>
          </w:tcPr>
          <w:p w:rsidRPr="00531B07" w:rsidR="00813846" w:rsidP="00CD09BA" w:rsidRDefault="00813846" w14:paraId="3681DCA9"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Email</w:t>
            </w:r>
          </w:p>
        </w:tc>
      </w:tr>
      <w:tr w:rsidRPr="00531B07" w:rsidR="00813846" w:rsidTr="00CD09BA" w14:paraId="4C328B62" w14:textId="77777777">
        <w:trPr>
          <w:trHeight w:val="300"/>
        </w:trPr>
        <w:tc>
          <w:tcPr>
            <w:tcW w:w="705" w:type="dxa"/>
            <w:tcMar>
              <w:left w:w="105" w:type="dxa"/>
              <w:right w:w="105" w:type="dxa"/>
            </w:tcMar>
            <w:vAlign w:val="center"/>
          </w:tcPr>
          <w:p w:rsidRPr="00531B07" w:rsidR="00813846" w:rsidRDefault="00813846" w14:paraId="7243219F" w14:textId="77777777">
            <w:pPr>
              <w:pStyle w:val="TFGTableNumbers"/>
              <w:rPr>
                <w:rFonts w:eastAsia="Arial"/>
                <w:bCs w:val="0"/>
                <w:szCs w:val="20"/>
              </w:rPr>
            </w:pPr>
            <w:r w:rsidRPr="00531B07">
              <w:rPr>
                <w:rFonts w:eastAsia="Arial"/>
                <w:bCs w:val="0"/>
                <w:szCs w:val="20"/>
                <w:lang w:val="en-GB"/>
              </w:rPr>
              <w:t>1.</w:t>
            </w:r>
          </w:p>
        </w:tc>
        <w:tc>
          <w:tcPr>
            <w:tcW w:w="3330" w:type="dxa"/>
            <w:tcMar>
              <w:left w:w="105" w:type="dxa"/>
              <w:right w:w="105" w:type="dxa"/>
            </w:tcMar>
            <w:vAlign w:val="center"/>
          </w:tcPr>
          <w:p w:rsidRPr="00531B07" w:rsidR="00813846" w:rsidRDefault="00813846" w14:paraId="146DC295" w14:textId="77777777">
            <w:pPr>
              <w:spacing w:before="120" w:after="120"/>
              <w:rPr>
                <w:rFonts w:ascii="Arial" w:hAnsi="Arial" w:eastAsia="Arial" w:cs="Arial"/>
                <w:szCs w:val="20"/>
              </w:rPr>
            </w:pPr>
          </w:p>
        </w:tc>
        <w:tc>
          <w:tcPr>
            <w:tcW w:w="1020" w:type="dxa"/>
            <w:tcMar>
              <w:left w:w="105" w:type="dxa"/>
              <w:right w:w="105" w:type="dxa"/>
            </w:tcMar>
            <w:vAlign w:val="center"/>
          </w:tcPr>
          <w:p w:rsidRPr="00531B07" w:rsidR="00813846" w:rsidRDefault="00813846" w14:paraId="51CE7E4F" w14:textId="77777777">
            <w:pPr>
              <w:spacing w:before="120" w:after="120"/>
              <w:rPr>
                <w:rFonts w:ascii="Arial" w:hAnsi="Arial" w:eastAsia="Arial" w:cs="Arial"/>
                <w:szCs w:val="20"/>
              </w:rPr>
            </w:pPr>
          </w:p>
        </w:tc>
        <w:tc>
          <w:tcPr>
            <w:tcW w:w="3435" w:type="dxa"/>
            <w:tcMar>
              <w:left w:w="105" w:type="dxa"/>
              <w:right w:w="105" w:type="dxa"/>
            </w:tcMar>
            <w:vAlign w:val="center"/>
          </w:tcPr>
          <w:p w:rsidRPr="00531B07" w:rsidR="00813846" w:rsidRDefault="00813846" w14:paraId="79D06EAB" w14:textId="77777777">
            <w:pPr>
              <w:spacing w:before="120" w:after="120"/>
              <w:rPr>
                <w:rFonts w:ascii="Arial" w:hAnsi="Arial" w:eastAsia="Arial" w:cs="Arial"/>
                <w:szCs w:val="20"/>
              </w:rPr>
            </w:pPr>
          </w:p>
        </w:tc>
      </w:tr>
      <w:tr w:rsidRPr="00531B07" w:rsidR="00813846" w:rsidTr="00CD09BA" w14:paraId="0A4EC2E0" w14:textId="77777777">
        <w:trPr>
          <w:trHeight w:val="300"/>
        </w:trPr>
        <w:tc>
          <w:tcPr>
            <w:tcW w:w="705" w:type="dxa"/>
            <w:tcMar>
              <w:left w:w="105" w:type="dxa"/>
              <w:right w:w="105" w:type="dxa"/>
            </w:tcMar>
            <w:vAlign w:val="center"/>
          </w:tcPr>
          <w:p w:rsidRPr="00531B07" w:rsidR="00813846" w:rsidRDefault="00813846" w14:paraId="4A1A12C8" w14:textId="77777777">
            <w:pPr>
              <w:pStyle w:val="TFGTableNumbers"/>
              <w:rPr>
                <w:rFonts w:eastAsia="Arial"/>
                <w:bCs w:val="0"/>
                <w:szCs w:val="20"/>
              </w:rPr>
            </w:pPr>
            <w:r w:rsidRPr="00531B07">
              <w:rPr>
                <w:rFonts w:eastAsia="Arial"/>
                <w:bCs w:val="0"/>
                <w:szCs w:val="20"/>
                <w:lang w:val="en-GB"/>
              </w:rPr>
              <w:t>2.</w:t>
            </w:r>
          </w:p>
        </w:tc>
        <w:tc>
          <w:tcPr>
            <w:tcW w:w="3330" w:type="dxa"/>
            <w:tcMar>
              <w:left w:w="105" w:type="dxa"/>
              <w:right w:w="105" w:type="dxa"/>
            </w:tcMar>
            <w:vAlign w:val="center"/>
          </w:tcPr>
          <w:p w:rsidRPr="00531B07" w:rsidR="00813846" w:rsidRDefault="00813846" w14:paraId="654F56E0" w14:textId="77777777">
            <w:pPr>
              <w:spacing w:before="120" w:after="120"/>
              <w:rPr>
                <w:rFonts w:ascii="Arial" w:hAnsi="Arial" w:eastAsia="Arial" w:cs="Arial"/>
                <w:szCs w:val="20"/>
              </w:rPr>
            </w:pPr>
          </w:p>
        </w:tc>
        <w:tc>
          <w:tcPr>
            <w:tcW w:w="1020" w:type="dxa"/>
            <w:tcMar>
              <w:left w:w="105" w:type="dxa"/>
              <w:right w:w="105" w:type="dxa"/>
            </w:tcMar>
          </w:tcPr>
          <w:p w:rsidRPr="00531B07" w:rsidR="00813846" w:rsidRDefault="00813846" w14:paraId="2FC4AF82" w14:textId="77777777">
            <w:pPr>
              <w:spacing w:before="120" w:after="120"/>
              <w:rPr>
                <w:rFonts w:ascii="Arial" w:hAnsi="Arial" w:eastAsia="Arial" w:cs="Arial"/>
                <w:szCs w:val="20"/>
              </w:rPr>
            </w:pPr>
          </w:p>
        </w:tc>
        <w:tc>
          <w:tcPr>
            <w:tcW w:w="3435" w:type="dxa"/>
            <w:tcMar>
              <w:left w:w="105" w:type="dxa"/>
              <w:right w:w="105" w:type="dxa"/>
            </w:tcMar>
            <w:vAlign w:val="center"/>
          </w:tcPr>
          <w:p w:rsidRPr="00531B07" w:rsidR="00813846" w:rsidRDefault="00813846" w14:paraId="278DE9CA" w14:textId="77777777">
            <w:pPr>
              <w:spacing w:before="120" w:after="120"/>
              <w:rPr>
                <w:rFonts w:ascii="Arial" w:hAnsi="Arial" w:eastAsia="Arial" w:cs="Arial"/>
                <w:szCs w:val="20"/>
              </w:rPr>
            </w:pPr>
          </w:p>
        </w:tc>
      </w:tr>
    </w:tbl>
    <w:p w:rsidRPr="00531B07" w:rsidR="00813846" w:rsidP="00CB17C7" w:rsidRDefault="1E2CB453" w14:paraId="35DE1746" w14:textId="404E79A4">
      <w:pPr>
        <w:pStyle w:val="Heading2"/>
        <w:rPr>
          <w:rFonts w:eastAsia="Arial"/>
        </w:rPr>
      </w:pPr>
      <w:bookmarkStart w:name="_Toc221204266" w:id="31"/>
      <w:r w:rsidRPr="6B4AE23E">
        <w:rPr>
          <w:rFonts w:eastAsia="Arial"/>
        </w:rPr>
        <w:t>Document Reviewers</w:t>
      </w:r>
      <w:bookmarkEnd w:id="30"/>
      <w:bookmarkEnd w:id="31"/>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675"/>
        <w:gridCol w:w="2520"/>
        <w:gridCol w:w="3285"/>
        <w:gridCol w:w="1980"/>
      </w:tblGrid>
      <w:tr w:rsidRPr="00531B07" w:rsidR="00813846" w:rsidTr="001E1303" w14:paraId="2A5A7F1F" w14:textId="77777777">
        <w:trPr>
          <w:trHeight w:val="300"/>
        </w:trPr>
        <w:tc>
          <w:tcPr>
            <w:tcW w:w="675" w:type="dxa"/>
            <w:shd w:val="clear" w:color="auto" w:fill="C00000"/>
            <w:tcMar>
              <w:left w:w="105" w:type="dxa"/>
              <w:right w:w="105" w:type="dxa"/>
            </w:tcMar>
            <w:vAlign w:val="center"/>
          </w:tcPr>
          <w:p w:rsidRPr="00531B07" w:rsidR="00813846" w:rsidP="00CD09BA" w:rsidRDefault="00813846" w14:paraId="242FA95B" w14:textId="324061E9">
            <w:pPr>
              <w:pStyle w:val="TFGTableNumbers"/>
              <w:jc w:val="center"/>
              <w:rPr>
                <w:rFonts w:eastAsia="Arial"/>
                <w:b/>
                <w:color w:val="FFFFFF" w:themeColor="background1"/>
                <w:szCs w:val="20"/>
              </w:rPr>
            </w:pPr>
            <w:r w:rsidRPr="00531B07">
              <w:rPr>
                <w:rFonts w:eastAsia="Arial"/>
                <w:b/>
                <w:color w:val="FFFFFF" w:themeColor="background1"/>
                <w:szCs w:val="20"/>
                <w:lang w:val="en-GB"/>
              </w:rPr>
              <w:t>No.</w:t>
            </w:r>
          </w:p>
        </w:tc>
        <w:tc>
          <w:tcPr>
            <w:tcW w:w="2520" w:type="dxa"/>
            <w:shd w:val="clear" w:color="auto" w:fill="C00000"/>
            <w:tcMar>
              <w:left w:w="105" w:type="dxa"/>
              <w:right w:w="105" w:type="dxa"/>
            </w:tcMar>
            <w:vAlign w:val="center"/>
          </w:tcPr>
          <w:p w:rsidRPr="00531B07" w:rsidR="00813846" w:rsidP="00CD09BA" w:rsidRDefault="00813846" w14:paraId="5380C221"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Author/ Owner</w:t>
            </w:r>
          </w:p>
        </w:tc>
        <w:tc>
          <w:tcPr>
            <w:tcW w:w="3285" w:type="dxa"/>
            <w:shd w:val="clear" w:color="auto" w:fill="C00000"/>
            <w:tcMar>
              <w:left w:w="105" w:type="dxa"/>
              <w:right w:w="105" w:type="dxa"/>
            </w:tcMar>
            <w:vAlign w:val="center"/>
          </w:tcPr>
          <w:p w:rsidRPr="00531B07" w:rsidR="00813846" w:rsidP="00CD09BA" w:rsidRDefault="00813846" w14:paraId="0DA43D10"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Division</w:t>
            </w:r>
          </w:p>
        </w:tc>
        <w:tc>
          <w:tcPr>
            <w:tcW w:w="1980" w:type="dxa"/>
            <w:shd w:val="clear" w:color="auto" w:fill="C00000"/>
            <w:tcMar>
              <w:left w:w="105" w:type="dxa"/>
              <w:right w:w="105" w:type="dxa"/>
            </w:tcMar>
            <w:vAlign w:val="center"/>
          </w:tcPr>
          <w:p w:rsidRPr="00531B07" w:rsidR="00813846" w:rsidP="00CD09BA" w:rsidRDefault="00813846" w14:paraId="70C756D1" w14:textId="77777777">
            <w:pPr>
              <w:pStyle w:val="TFGTableNumbers"/>
              <w:jc w:val="center"/>
              <w:rPr>
                <w:rFonts w:eastAsia="Arial"/>
                <w:b/>
                <w:color w:val="FFFFFF" w:themeColor="background1"/>
                <w:szCs w:val="20"/>
              </w:rPr>
            </w:pPr>
            <w:r w:rsidRPr="00531B07">
              <w:rPr>
                <w:rFonts w:eastAsia="Arial"/>
                <w:b/>
                <w:color w:val="FFFFFF" w:themeColor="background1"/>
                <w:szCs w:val="20"/>
                <w:lang w:val="en-GB"/>
              </w:rPr>
              <w:t>Signature</w:t>
            </w:r>
          </w:p>
        </w:tc>
      </w:tr>
      <w:tr w:rsidRPr="00531B07" w:rsidR="00813846" w:rsidTr="00CD09BA" w14:paraId="39CC4BCB" w14:textId="77777777">
        <w:trPr>
          <w:trHeight w:val="300"/>
        </w:trPr>
        <w:tc>
          <w:tcPr>
            <w:tcW w:w="675" w:type="dxa"/>
            <w:tcMar>
              <w:left w:w="105" w:type="dxa"/>
              <w:right w:w="105" w:type="dxa"/>
            </w:tcMar>
            <w:vAlign w:val="center"/>
          </w:tcPr>
          <w:p w:rsidRPr="00531B07" w:rsidR="00813846" w:rsidRDefault="00813846" w14:paraId="6CCB9104" w14:textId="77777777">
            <w:pPr>
              <w:pStyle w:val="TFGTableNumbers"/>
              <w:rPr>
                <w:rFonts w:eastAsia="Arial"/>
                <w:bCs w:val="0"/>
                <w:szCs w:val="20"/>
              </w:rPr>
            </w:pPr>
            <w:r w:rsidRPr="00531B07">
              <w:rPr>
                <w:rFonts w:eastAsia="Arial"/>
                <w:bCs w:val="0"/>
                <w:szCs w:val="20"/>
                <w:lang w:val="en-GB"/>
              </w:rPr>
              <w:t>1.</w:t>
            </w:r>
          </w:p>
        </w:tc>
        <w:tc>
          <w:tcPr>
            <w:tcW w:w="2520" w:type="dxa"/>
            <w:tcMar>
              <w:left w:w="105" w:type="dxa"/>
              <w:right w:w="105" w:type="dxa"/>
            </w:tcMar>
            <w:vAlign w:val="center"/>
          </w:tcPr>
          <w:p w:rsidRPr="00531B07" w:rsidR="00813846" w:rsidRDefault="00813846" w14:paraId="58872E9A" w14:textId="77777777">
            <w:pPr>
              <w:spacing w:before="120" w:after="120"/>
              <w:rPr>
                <w:rFonts w:ascii="Arial" w:hAnsi="Arial" w:eastAsia="Arial" w:cs="Arial"/>
                <w:szCs w:val="20"/>
              </w:rPr>
            </w:pPr>
          </w:p>
        </w:tc>
        <w:tc>
          <w:tcPr>
            <w:tcW w:w="3285" w:type="dxa"/>
            <w:tcMar>
              <w:left w:w="105" w:type="dxa"/>
              <w:right w:w="105" w:type="dxa"/>
            </w:tcMar>
            <w:vAlign w:val="center"/>
          </w:tcPr>
          <w:p w:rsidRPr="00531B07" w:rsidR="00813846" w:rsidRDefault="00813846" w14:paraId="5513B637" w14:textId="77777777">
            <w:pPr>
              <w:spacing w:before="120" w:after="120"/>
              <w:rPr>
                <w:rFonts w:ascii="Arial" w:hAnsi="Arial" w:eastAsia="Arial" w:cs="Arial"/>
                <w:szCs w:val="20"/>
              </w:rPr>
            </w:pPr>
          </w:p>
        </w:tc>
        <w:tc>
          <w:tcPr>
            <w:tcW w:w="1980" w:type="dxa"/>
            <w:tcMar>
              <w:left w:w="105" w:type="dxa"/>
              <w:right w:w="105" w:type="dxa"/>
            </w:tcMar>
            <w:vAlign w:val="center"/>
          </w:tcPr>
          <w:p w:rsidRPr="00531B07" w:rsidR="00813846" w:rsidRDefault="00813846" w14:paraId="704247E0" w14:textId="77777777">
            <w:pPr>
              <w:spacing w:before="120" w:after="120"/>
              <w:rPr>
                <w:rFonts w:ascii="Arial" w:hAnsi="Arial" w:eastAsia="Arial" w:cs="Arial"/>
                <w:szCs w:val="20"/>
              </w:rPr>
            </w:pPr>
          </w:p>
        </w:tc>
      </w:tr>
      <w:tr w:rsidRPr="00531B07" w:rsidR="00813846" w:rsidTr="00CD09BA" w14:paraId="2148A659" w14:textId="77777777">
        <w:trPr>
          <w:trHeight w:val="300"/>
        </w:trPr>
        <w:tc>
          <w:tcPr>
            <w:tcW w:w="675" w:type="dxa"/>
            <w:tcMar>
              <w:left w:w="105" w:type="dxa"/>
              <w:right w:w="105" w:type="dxa"/>
            </w:tcMar>
            <w:vAlign w:val="center"/>
          </w:tcPr>
          <w:p w:rsidRPr="00531B07" w:rsidR="00813846" w:rsidRDefault="00813846" w14:paraId="6D84887B" w14:textId="77777777">
            <w:pPr>
              <w:pStyle w:val="TFGTableNumbers"/>
              <w:rPr>
                <w:rFonts w:eastAsia="Arial"/>
                <w:bCs w:val="0"/>
                <w:szCs w:val="20"/>
              </w:rPr>
            </w:pPr>
            <w:r w:rsidRPr="00531B07">
              <w:rPr>
                <w:rFonts w:eastAsia="Arial"/>
                <w:bCs w:val="0"/>
                <w:szCs w:val="20"/>
                <w:lang w:val="en-GB"/>
              </w:rPr>
              <w:t>2.</w:t>
            </w:r>
          </w:p>
        </w:tc>
        <w:tc>
          <w:tcPr>
            <w:tcW w:w="2520" w:type="dxa"/>
            <w:tcMar>
              <w:left w:w="105" w:type="dxa"/>
              <w:right w:w="105" w:type="dxa"/>
            </w:tcMar>
            <w:vAlign w:val="center"/>
          </w:tcPr>
          <w:p w:rsidRPr="00531B07" w:rsidR="00813846" w:rsidRDefault="00813846" w14:paraId="1074B971" w14:textId="77777777">
            <w:pPr>
              <w:rPr>
                <w:rFonts w:ascii="Arial" w:hAnsi="Arial" w:eastAsia="Arial" w:cs="Arial"/>
                <w:szCs w:val="20"/>
              </w:rPr>
            </w:pPr>
          </w:p>
        </w:tc>
        <w:tc>
          <w:tcPr>
            <w:tcW w:w="3285" w:type="dxa"/>
            <w:tcMar>
              <w:left w:w="105" w:type="dxa"/>
              <w:right w:w="105" w:type="dxa"/>
            </w:tcMar>
            <w:vAlign w:val="center"/>
          </w:tcPr>
          <w:p w:rsidRPr="00531B07" w:rsidR="00813846" w:rsidRDefault="00813846" w14:paraId="68FAE6F6" w14:textId="77777777">
            <w:pPr>
              <w:rPr>
                <w:rFonts w:ascii="Arial" w:hAnsi="Arial" w:eastAsia="Arial" w:cs="Arial"/>
                <w:szCs w:val="20"/>
              </w:rPr>
            </w:pPr>
          </w:p>
        </w:tc>
        <w:tc>
          <w:tcPr>
            <w:tcW w:w="1980" w:type="dxa"/>
            <w:tcMar>
              <w:left w:w="105" w:type="dxa"/>
              <w:right w:w="105" w:type="dxa"/>
            </w:tcMar>
            <w:vAlign w:val="center"/>
          </w:tcPr>
          <w:p w:rsidRPr="00531B07" w:rsidR="00813846" w:rsidRDefault="00813846" w14:paraId="7C7B4D12" w14:textId="77777777">
            <w:pPr>
              <w:spacing w:before="120" w:after="120"/>
              <w:rPr>
                <w:rFonts w:ascii="Arial" w:hAnsi="Arial" w:eastAsia="Arial" w:cs="Arial"/>
                <w:szCs w:val="20"/>
              </w:rPr>
            </w:pPr>
          </w:p>
        </w:tc>
      </w:tr>
      <w:tr w:rsidRPr="00531B07" w:rsidR="00813846" w:rsidTr="00CD09BA" w14:paraId="2EC761E1" w14:textId="77777777">
        <w:trPr>
          <w:trHeight w:val="300"/>
        </w:trPr>
        <w:tc>
          <w:tcPr>
            <w:tcW w:w="675" w:type="dxa"/>
            <w:tcMar>
              <w:left w:w="105" w:type="dxa"/>
              <w:right w:w="105" w:type="dxa"/>
            </w:tcMar>
            <w:vAlign w:val="center"/>
          </w:tcPr>
          <w:p w:rsidRPr="00531B07" w:rsidR="00813846" w:rsidRDefault="00813846" w14:paraId="7B227314" w14:textId="77777777">
            <w:pPr>
              <w:pStyle w:val="TFGTableNumbers"/>
              <w:rPr>
                <w:rFonts w:eastAsia="Arial"/>
                <w:bCs w:val="0"/>
                <w:szCs w:val="20"/>
              </w:rPr>
            </w:pPr>
            <w:r w:rsidRPr="00531B07">
              <w:rPr>
                <w:rFonts w:eastAsia="Arial"/>
                <w:bCs w:val="0"/>
                <w:szCs w:val="20"/>
                <w:lang w:val="en-GB"/>
              </w:rPr>
              <w:t>3.</w:t>
            </w:r>
          </w:p>
        </w:tc>
        <w:tc>
          <w:tcPr>
            <w:tcW w:w="2520" w:type="dxa"/>
            <w:tcMar>
              <w:left w:w="105" w:type="dxa"/>
              <w:right w:w="105" w:type="dxa"/>
            </w:tcMar>
            <w:vAlign w:val="center"/>
          </w:tcPr>
          <w:p w:rsidRPr="00531B07" w:rsidR="00813846" w:rsidRDefault="00813846" w14:paraId="73A5C2CB" w14:textId="77777777">
            <w:pPr>
              <w:rPr>
                <w:rFonts w:ascii="Arial" w:hAnsi="Arial" w:eastAsia="Arial" w:cs="Arial"/>
                <w:szCs w:val="20"/>
              </w:rPr>
            </w:pPr>
          </w:p>
        </w:tc>
        <w:tc>
          <w:tcPr>
            <w:tcW w:w="3285" w:type="dxa"/>
            <w:tcMar>
              <w:left w:w="105" w:type="dxa"/>
              <w:right w:w="105" w:type="dxa"/>
            </w:tcMar>
            <w:vAlign w:val="center"/>
          </w:tcPr>
          <w:p w:rsidRPr="00531B07" w:rsidR="00813846" w:rsidRDefault="00813846" w14:paraId="392EE19A" w14:textId="77777777">
            <w:pPr>
              <w:rPr>
                <w:rFonts w:ascii="Arial" w:hAnsi="Arial" w:eastAsia="Arial" w:cs="Arial"/>
                <w:szCs w:val="20"/>
              </w:rPr>
            </w:pPr>
          </w:p>
        </w:tc>
        <w:tc>
          <w:tcPr>
            <w:tcW w:w="1980" w:type="dxa"/>
            <w:tcMar>
              <w:left w:w="105" w:type="dxa"/>
              <w:right w:w="105" w:type="dxa"/>
            </w:tcMar>
            <w:vAlign w:val="center"/>
          </w:tcPr>
          <w:p w:rsidRPr="00531B07" w:rsidR="00813846" w:rsidRDefault="00813846" w14:paraId="5691B486" w14:textId="77777777">
            <w:pPr>
              <w:spacing w:before="120" w:after="120"/>
              <w:rPr>
                <w:rFonts w:ascii="Arial" w:hAnsi="Arial" w:eastAsia="Arial" w:cs="Arial"/>
                <w:szCs w:val="20"/>
              </w:rPr>
            </w:pPr>
          </w:p>
        </w:tc>
      </w:tr>
      <w:tr w:rsidRPr="00531B07" w:rsidR="00813846" w:rsidTr="00CD09BA" w14:paraId="61C699F4" w14:textId="77777777">
        <w:trPr>
          <w:trHeight w:val="300"/>
        </w:trPr>
        <w:tc>
          <w:tcPr>
            <w:tcW w:w="675" w:type="dxa"/>
            <w:tcMar>
              <w:left w:w="105" w:type="dxa"/>
              <w:right w:w="105" w:type="dxa"/>
            </w:tcMar>
            <w:vAlign w:val="center"/>
          </w:tcPr>
          <w:p w:rsidRPr="00531B07" w:rsidR="00813846" w:rsidRDefault="00813846" w14:paraId="3202CF7A" w14:textId="77777777">
            <w:pPr>
              <w:pStyle w:val="TFGTableNumbers"/>
              <w:rPr>
                <w:rFonts w:eastAsia="Arial"/>
                <w:bCs w:val="0"/>
                <w:szCs w:val="20"/>
              </w:rPr>
            </w:pPr>
            <w:r w:rsidRPr="00531B07">
              <w:rPr>
                <w:rFonts w:eastAsia="Arial"/>
                <w:bCs w:val="0"/>
                <w:szCs w:val="20"/>
                <w:lang w:val="en-GB"/>
              </w:rPr>
              <w:t>4.</w:t>
            </w:r>
          </w:p>
        </w:tc>
        <w:tc>
          <w:tcPr>
            <w:tcW w:w="2520" w:type="dxa"/>
            <w:tcMar>
              <w:left w:w="105" w:type="dxa"/>
              <w:right w:w="105" w:type="dxa"/>
            </w:tcMar>
            <w:vAlign w:val="center"/>
          </w:tcPr>
          <w:p w:rsidRPr="00531B07" w:rsidR="00813846" w:rsidRDefault="00813846" w14:paraId="30DE53E3" w14:textId="77777777">
            <w:pPr>
              <w:rPr>
                <w:rFonts w:ascii="Arial" w:hAnsi="Arial" w:eastAsia="Arial" w:cs="Arial"/>
                <w:szCs w:val="20"/>
              </w:rPr>
            </w:pPr>
          </w:p>
        </w:tc>
        <w:tc>
          <w:tcPr>
            <w:tcW w:w="3285" w:type="dxa"/>
            <w:tcMar>
              <w:left w:w="105" w:type="dxa"/>
              <w:right w:w="105" w:type="dxa"/>
            </w:tcMar>
            <w:vAlign w:val="center"/>
          </w:tcPr>
          <w:p w:rsidRPr="00531B07" w:rsidR="00813846" w:rsidRDefault="00813846" w14:paraId="5C44F9C3" w14:textId="77777777">
            <w:pPr>
              <w:rPr>
                <w:rFonts w:ascii="Arial" w:hAnsi="Arial" w:eastAsia="Arial" w:cs="Arial"/>
                <w:szCs w:val="20"/>
              </w:rPr>
            </w:pPr>
          </w:p>
        </w:tc>
        <w:tc>
          <w:tcPr>
            <w:tcW w:w="1980" w:type="dxa"/>
            <w:tcMar>
              <w:left w:w="105" w:type="dxa"/>
              <w:right w:w="105" w:type="dxa"/>
            </w:tcMar>
            <w:vAlign w:val="center"/>
          </w:tcPr>
          <w:p w:rsidRPr="00531B07" w:rsidR="00813846" w:rsidRDefault="00813846" w14:paraId="5D2EA6EC" w14:textId="77777777">
            <w:pPr>
              <w:spacing w:before="120" w:after="120"/>
              <w:rPr>
                <w:rFonts w:ascii="Arial" w:hAnsi="Arial" w:eastAsia="Arial" w:cs="Arial"/>
                <w:szCs w:val="20"/>
              </w:rPr>
            </w:pPr>
          </w:p>
        </w:tc>
      </w:tr>
    </w:tbl>
    <w:p w:rsidRPr="00531B07" w:rsidR="00CD09BA" w:rsidP="00CB17C7" w:rsidRDefault="0C1AA305" w14:paraId="560E3F6E" w14:textId="4E9FD25A">
      <w:pPr>
        <w:pStyle w:val="Heading2"/>
      </w:pPr>
      <w:bookmarkStart w:name="_Toc221204267" w:id="32"/>
      <w:r>
        <w:t>Signatures</w:t>
      </w:r>
      <w:bookmarkEnd w:id="32"/>
    </w:p>
    <w:p w:rsidRPr="00531B07" w:rsidR="0023446A" w:rsidP="0023446A" w:rsidRDefault="0023446A" w14:paraId="6875B1D1" w14:textId="28E5F643">
      <w:pPr>
        <w:rPr>
          <w:rFonts w:ascii="Arial" w:hAnsi="Arial" w:cs="Arial"/>
          <w:sz w:val="20"/>
          <w:szCs w:val="20"/>
          <w:lang w:val="en-GB"/>
        </w:rPr>
      </w:pPr>
      <w:r w:rsidRPr="00531B07">
        <w:rPr>
          <w:rFonts w:ascii="Arial" w:hAnsi="Arial" w:cs="Arial"/>
          <w:sz w:val="20"/>
          <w:szCs w:val="20"/>
          <w:lang w:val="en-GB"/>
        </w:rPr>
        <w:t>The undersigned do hereby agree to the information mentioned in the above pages of this document.</w:t>
      </w:r>
    </w:p>
    <w:p w:rsidRPr="00531B07" w:rsidR="00B22C9F" w:rsidP="0023446A" w:rsidRDefault="00B22C9F" w14:paraId="07B4C6D8" w14:textId="77777777">
      <w:pPr>
        <w:rPr>
          <w:rFonts w:ascii="Arial" w:hAnsi="Arial" w:cs="Arial"/>
          <w:lang w:val="en-GB"/>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871"/>
        <w:gridCol w:w="4525"/>
      </w:tblGrid>
      <w:tr w:rsidRPr="00531B07" w:rsidR="0023446A" w:rsidTr="001E1303" w14:paraId="23C5BC50" w14:textId="77777777">
        <w:trPr>
          <w:trHeight w:val="300"/>
        </w:trPr>
        <w:tc>
          <w:tcPr>
            <w:tcW w:w="5025"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531B07" w:rsidR="0023446A" w:rsidP="0023446A" w:rsidRDefault="00FE41D1" w14:paraId="01D45779" w14:textId="0C907015">
            <w:pPr>
              <w:pStyle w:val="paragraph"/>
              <w:spacing w:before="0" w:beforeAutospacing="0" w:after="0" w:afterAutospacing="0"/>
              <w:textAlignment w:val="baseline"/>
              <w:rPr>
                <w:rFonts w:ascii="Arial" w:hAnsi="Arial" w:cs="Arial"/>
                <w:b/>
                <w:bCs/>
                <w:color w:val="FFFFFF" w:themeColor="background1"/>
                <w:sz w:val="20"/>
                <w:szCs w:val="20"/>
              </w:rPr>
            </w:pPr>
            <w:r>
              <w:rPr>
                <w:rFonts w:ascii="Arial" w:hAnsi="Arial" w:cs="Arial"/>
                <w:b/>
                <w:bCs/>
                <w:color w:val="FFFFFF" w:themeColor="background1"/>
                <w:sz w:val="20"/>
                <w:szCs w:val="20"/>
              </w:rPr>
              <w:t>AECI</w:t>
            </w:r>
          </w:p>
        </w:tc>
        <w:tc>
          <w:tcPr>
            <w:tcW w:w="4665" w:type="dxa"/>
            <w:tcBorders>
              <w:top w:val="single" w:color="auto" w:sz="6" w:space="0"/>
              <w:left w:val="single" w:color="auto" w:sz="6" w:space="0"/>
              <w:bottom w:val="single" w:color="auto" w:sz="6" w:space="0"/>
              <w:right w:val="single" w:color="auto" w:sz="6" w:space="0"/>
            </w:tcBorders>
            <w:shd w:val="clear" w:color="auto" w:fill="C00000"/>
            <w:vAlign w:val="center"/>
            <w:hideMark/>
          </w:tcPr>
          <w:p w:rsidRPr="00531B07" w:rsidR="0023446A" w:rsidP="0023446A" w:rsidRDefault="00FE41D1" w14:paraId="4A2C6259" w14:textId="4FD1651D">
            <w:pPr>
              <w:pStyle w:val="paragraph"/>
              <w:spacing w:before="0" w:beforeAutospacing="0" w:after="0" w:afterAutospacing="0"/>
              <w:textAlignment w:val="baseline"/>
              <w:rPr>
                <w:rFonts w:ascii="Arial" w:hAnsi="Arial" w:cs="Arial"/>
                <w:b/>
                <w:bCs/>
                <w:color w:val="FFFFFF" w:themeColor="background1"/>
                <w:sz w:val="20"/>
                <w:szCs w:val="20"/>
              </w:rPr>
            </w:pPr>
            <w:r>
              <w:rPr>
                <w:rFonts w:ascii="Arial" w:hAnsi="Arial" w:cs="Arial"/>
                <w:b/>
                <w:bCs/>
                <w:color w:val="FFFFFF" w:themeColor="background1"/>
                <w:sz w:val="20"/>
                <w:szCs w:val="20"/>
              </w:rPr>
              <w:t>AECI</w:t>
            </w:r>
          </w:p>
        </w:tc>
      </w:tr>
      <w:tr w:rsidRPr="00531B07" w:rsidR="0023446A" w:rsidTr="0023446A" w14:paraId="0D84A535" w14:textId="77777777">
        <w:trPr>
          <w:trHeight w:val="300"/>
        </w:trPr>
        <w:tc>
          <w:tcPr>
            <w:tcW w:w="5025" w:type="dxa"/>
            <w:tcBorders>
              <w:top w:val="single" w:color="auto" w:sz="6" w:space="0"/>
              <w:left w:val="single" w:color="auto" w:sz="6" w:space="0"/>
              <w:bottom w:val="single" w:color="auto" w:sz="6" w:space="0"/>
              <w:right w:val="single" w:color="auto" w:sz="6" w:space="0"/>
            </w:tcBorders>
            <w:vAlign w:val="center"/>
            <w:hideMark/>
          </w:tcPr>
          <w:p w:rsidRPr="00531B07" w:rsidR="0023446A" w:rsidP="0023446A" w:rsidRDefault="0023446A" w14:paraId="73D61A95" w14:textId="77777777">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Signature</w:t>
            </w:r>
            <w:r w:rsidRPr="00531B07">
              <w:rPr>
                <w:rStyle w:val="normaltextrun"/>
                <w:rFonts w:ascii="Arial" w:hAnsi="Arial" w:cs="Arial"/>
                <w:color w:val="000000"/>
                <w:sz w:val="20"/>
                <w:szCs w:val="15"/>
                <w:lang w:val="en-SG"/>
              </w:rPr>
              <w:t>: </w:t>
            </w:r>
            <w:r w:rsidRPr="00531B07">
              <w:rPr>
                <w:rStyle w:val="eop"/>
                <w:rFonts w:ascii="Arial" w:hAnsi="Arial" w:cs="Arial"/>
                <w:color w:val="000000"/>
                <w:sz w:val="20"/>
                <w:szCs w:val="15"/>
              </w:rPr>
              <w:t> </w:t>
            </w:r>
          </w:p>
          <w:p w:rsidRPr="00531B07" w:rsidR="0023446A" w:rsidP="0023446A" w:rsidRDefault="0023446A" w14:paraId="77C6B7F1" w14:textId="0C76AF8B">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color w:val="000000"/>
                <w:sz w:val="20"/>
                <w:szCs w:val="15"/>
                <w:lang w:val="en-SG"/>
              </w:rPr>
              <w:t xml:space="preserve">  </w:t>
            </w:r>
            <w:r w:rsidRPr="00531B07">
              <w:rPr>
                <w:rStyle w:val="eop"/>
                <w:rFonts w:ascii="Arial" w:hAnsi="Arial" w:cs="Arial"/>
                <w:color w:val="000000"/>
                <w:sz w:val="20"/>
                <w:szCs w:val="15"/>
              </w:rPr>
              <w:t> </w:t>
            </w:r>
          </w:p>
          <w:p w:rsidRPr="00531B07" w:rsidR="0023446A" w:rsidP="0023446A" w:rsidRDefault="0023446A" w14:paraId="1D8B9575" w14:textId="77777777">
            <w:pPr>
              <w:pStyle w:val="paragraph"/>
              <w:spacing w:before="0" w:beforeAutospacing="0" w:after="0" w:afterAutospacing="0"/>
              <w:textAlignment w:val="baseline"/>
              <w:rPr>
                <w:rFonts w:ascii="Arial" w:hAnsi="Arial" w:cs="Arial"/>
                <w:color w:val="000000"/>
                <w:sz w:val="20"/>
                <w:szCs w:val="15"/>
              </w:rPr>
            </w:pPr>
            <w:r w:rsidRPr="00531B07">
              <w:rPr>
                <w:rStyle w:val="eop"/>
                <w:rFonts w:ascii="Arial" w:hAnsi="Arial" w:cs="Arial"/>
                <w:color w:val="000000"/>
                <w:sz w:val="20"/>
                <w:szCs w:val="15"/>
              </w:rPr>
              <w:t> </w:t>
            </w:r>
          </w:p>
          <w:p w:rsidRPr="00531B07" w:rsidR="0023446A" w:rsidP="0023446A" w:rsidRDefault="0023446A" w14:paraId="0EF17B8E" w14:textId="71F31894">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Name</w:t>
            </w:r>
            <w:r w:rsidRPr="00531B07">
              <w:rPr>
                <w:rStyle w:val="tabchar"/>
                <w:rFonts w:ascii="Arial" w:hAnsi="Arial" w:cs="Arial"/>
                <w:color w:val="000000"/>
                <w:sz w:val="20"/>
                <w:szCs w:val="15"/>
              </w:rPr>
              <w:tab/>
            </w:r>
            <w:r w:rsidRPr="00531B07">
              <w:rPr>
                <w:rStyle w:val="normaltextrun"/>
                <w:rFonts w:ascii="Arial" w:hAnsi="Arial" w:cs="Arial"/>
                <w:color w:val="000000"/>
                <w:sz w:val="20"/>
                <w:szCs w:val="15"/>
                <w:lang w:val="en-SG"/>
              </w:rPr>
              <w:t xml:space="preserve">: </w:t>
            </w:r>
          </w:p>
          <w:p w:rsidRPr="00531B07" w:rsidR="0023446A" w:rsidP="0023446A" w:rsidRDefault="0023446A" w14:paraId="611DA617" w14:textId="6B22A4BD">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Title</w:t>
            </w:r>
            <w:r w:rsidRPr="00531B07">
              <w:rPr>
                <w:rStyle w:val="tabchar"/>
                <w:rFonts w:ascii="Arial" w:hAnsi="Arial" w:cs="Arial"/>
                <w:color w:val="000000"/>
                <w:sz w:val="20"/>
                <w:szCs w:val="15"/>
              </w:rPr>
              <w:tab/>
            </w:r>
            <w:r w:rsidRPr="00531B07">
              <w:rPr>
                <w:rStyle w:val="normaltextrun"/>
                <w:rFonts w:ascii="Arial" w:hAnsi="Arial" w:cs="Arial"/>
                <w:color w:val="000000"/>
                <w:sz w:val="20"/>
                <w:szCs w:val="15"/>
                <w:lang w:val="en-SG"/>
              </w:rPr>
              <w:t xml:space="preserve">: </w:t>
            </w:r>
          </w:p>
          <w:p w:rsidRPr="00531B07" w:rsidR="0023446A" w:rsidP="0023446A" w:rsidRDefault="0023446A" w14:paraId="4979A057" w14:textId="403923E3">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Date</w:t>
            </w:r>
            <w:r w:rsidRPr="00531B07">
              <w:rPr>
                <w:rStyle w:val="tabchar"/>
                <w:rFonts w:ascii="Arial" w:hAnsi="Arial" w:cs="Arial"/>
                <w:color w:val="000000"/>
                <w:sz w:val="20"/>
                <w:szCs w:val="15"/>
              </w:rPr>
              <w:tab/>
            </w:r>
            <w:r w:rsidRPr="00531B07">
              <w:rPr>
                <w:rStyle w:val="normaltextrun"/>
                <w:rFonts w:ascii="Arial" w:hAnsi="Arial" w:cs="Arial"/>
                <w:color w:val="000000"/>
                <w:sz w:val="20"/>
                <w:szCs w:val="15"/>
                <w:lang w:val="en-SG"/>
              </w:rPr>
              <w:t xml:space="preserve">: </w:t>
            </w:r>
          </w:p>
        </w:tc>
        <w:tc>
          <w:tcPr>
            <w:tcW w:w="4665" w:type="dxa"/>
            <w:tcBorders>
              <w:top w:val="single" w:color="auto" w:sz="6" w:space="0"/>
              <w:left w:val="single" w:color="auto" w:sz="6" w:space="0"/>
              <w:bottom w:val="single" w:color="auto" w:sz="6" w:space="0"/>
              <w:right w:val="single" w:color="auto" w:sz="6" w:space="0"/>
            </w:tcBorders>
            <w:vAlign w:val="center"/>
            <w:hideMark/>
          </w:tcPr>
          <w:p w:rsidRPr="00531B07" w:rsidR="0023446A" w:rsidP="0023446A" w:rsidRDefault="0023446A" w14:paraId="5A08F73B" w14:textId="77777777">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Signature</w:t>
            </w:r>
            <w:r w:rsidRPr="00531B07">
              <w:rPr>
                <w:rStyle w:val="normaltextrun"/>
                <w:rFonts w:ascii="Arial" w:hAnsi="Arial" w:cs="Arial"/>
                <w:color w:val="000000"/>
                <w:sz w:val="20"/>
                <w:szCs w:val="15"/>
                <w:lang w:val="en-SG"/>
              </w:rPr>
              <w:t>: </w:t>
            </w:r>
            <w:r w:rsidRPr="00531B07">
              <w:rPr>
                <w:rStyle w:val="eop"/>
                <w:rFonts w:ascii="Arial" w:hAnsi="Arial" w:cs="Arial"/>
                <w:color w:val="000000"/>
                <w:sz w:val="20"/>
                <w:szCs w:val="15"/>
              </w:rPr>
              <w:t> </w:t>
            </w:r>
          </w:p>
          <w:p w:rsidRPr="00531B07" w:rsidR="0023446A" w:rsidP="0023446A" w:rsidRDefault="0023446A" w14:paraId="2501732B" w14:textId="77777777">
            <w:pPr>
              <w:pStyle w:val="paragraph"/>
              <w:spacing w:before="0" w:beforeAutospacing="0" w:after="0" w:afterAutospacing="0"/>
              <w:textAlignment w:val="baseline"/>
              <w:rPr>
                <w:rFonts w:ascii="Arial" w:hAnsi="Arial" w:cs="Arial"/>
                <w:color w:val="000000"/>
                <w:sz w:val="20"/>
                <w:szCs w:val="15"/>
              </w:rPr>
            </w:pPr>
            <w:r w:rsidRPr="00531B07">
              <w:rPr>
                <w:rStyle w:val="eop"/>
                <w:rFonts w:ascii="Arial" w:hAnsi="Arial" w:cs="Arial"/>
                <w:color w:val="000000"/>
                <w:sz w:val="20"/>
                <w:szCs w:val="15"/>
              </w:rPr>
              <w:t> </w:t>
            </w:r>
          </w:p>
          <w:p w:rsidRPr="00531B07" w:rsidR="0023446A" w:rsidP="0023446A" w:rsidRDefault="0023446A" w14:paraId="43ABFF34" w14:textId="77777777">
            <w:pPr>
              <w:pStyle w:val="paragraph"/>
              <w:spacing w:before="0" w:beforeAutospacing="0" w:after="0" w:afterAutospacing="0"/>
              <w:textAlignment w:val="baseline"/>
              <w:rPr>
                <w:rFonts w:ascii="Arial" w:hAnsi="Arial" w:cs="Arial"/>
                <w:color w:val="000000"/>
                <w:sz w:val="20"/>
                <w:szCs w:val="15"/>
              </w:rPr>
            </w:pPr>
            <w:r w:rsidRPr="00531B07">
              <w:rPr>
                <w:rStyle w:val="eop"/>
                <w:rFonts w:ascii="Arial" w:hAnsi="Arial" w:cs="Arial"/>
                <w:color w:val="000000"/>
                <w:sz w:val="20"/>
                <w:szCs w:val="15"/>
              </w:rPr>
              <w:t> </w:t>
            </w:r>
          </w:p>
          <w:p w:rsidRPr="00531B07" w:rsidR="0023446A" w:rsidP="0023446A" w:rsidRDefault="0023446A" w14:paraId="386A4BC7" w14:textId="77777777">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Name</w:t>
            </w:r>
            <w:r w:rsidRPr="00531B07">
              <w:rPr>
                <w:rStyle w:val="tabchar"/>
                <w:rFonts w:ascii="Arial" w:hAnsi="Arial" w:cs="Arial"/>
                <w:color w:val="000000"/>
                <w:sz w:val="20"/>
                <w:szCs w:val="15"/>
              </w:rPr>
              <w:tab/>
            </w:r>
            <w:r w:rsidRPr="00531B07">
              <w:rPr>
                <w:rStyle w:val="normaltextrun"/>
                <w:rFonts w:ascii="Arial" w:hAnsi="Arial" w:cs="Arial"/>
                <w:color w:val="000000"/>
                <w:sz w:val="20"/>
                <w:szCs w:val="15"/>
                <w:lang w:val="en-SG"/>
              </w:rPr>
              <w:t>: </w:t>
            </w:r>
            <w:r w:rsidRPr="00531B07">
              <w:rPr>
                <w:rStyle w:val="eop"/>
                <w:rFonts w:ascii="Arial" w:hAnsi="Arial" w:cs="Arial"/>
                <w:color w:val="000000"/>
                <w:sz w:val="20"/>
                <w:szCs w:val="15"/>
              </w:rPr>
              <w:t> </w:t>
            </w:r>
          </w:p>
          <w:p w:rsidRPr="00531B07" w:rsidR="0023446A" w:rsidP="0023446A" w:rsidRDefault="0023446A" w14:paraId="60E9DB9F" w14:textId="77777777">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Title</w:t>
            </w:r>
            <w:r w:rsidRPr="00531B07">
              <w:rPr>
                <w:rStyle w:val="tabchar"/>
                <w:rFonts w:ascii="Arial" w:hAnsi="Arial" w:cs="Arial"/>
                <w:color w:val="000000"/>
                <w:sz w:val="20"/>
                <w:szCs w:val="15"/>
              </w:rPr>
              <w:tab/>
            </w:r>
            <w:r w:rsidRPr="00531B07">
              <w:rPr>
                <w:rStyle w:val="normaltextrun"/>
                <w:rFonts w:ascii="Arial" w:hAnsi="Arial" w:cs="Arial"/>
                <w:color w:val="000000"/>
                <w:sz w:val="20"/>
                <w:szCs w:val="15"/>
                <w:lang w:val="en-SG"/>
              </w:rPr>
              <w:t>: </w:t>
            </w:r>
            <w:r w:rsidRPr="00531B07">
              <w:rPr>
                <w:rStyle w:val="eop"/>
                <w:rFonts w:ascii="Arial" w:hAnsi="Arial" w:cs="Arial"/>
                <w:color w:val="000000"/>
                <w:sz w:val="20"/>
                <w:szCs w:val="15"/>
              </w:rPr>
              <w:t> </w:t>
            </w:r>
          </w:p>
          <w:p w:rsidRPr="00531B07" w:rsidR="0023446A" w:rsidP="0023446A" w:rsidRDefault="0023446A" w14:paraId="069B43CC" w14:textId="77777777">
            <w:pPr>
              <w:pStyle w:val="paragraph"/>
              <w:spacing w:before="0" w:beforeAutospacing="0" w:after="0" w:afterAutospacing="0"/>
              <w:textAlignment w:val="baseline"/>
              <w:rPr>
                <w:rFonts w:ascii="Arial" w:hAnsi="Arial" w:cs="Arial"/>
                <w:color w:val="000000"/>
                <w:sz w:val="20"/>
                <w:szCs w:val="15"/>
              </w:rPr>
            </w:pPr>
            <w:r w:rsidRPr="00531B07">
              <w:rPr>
                <w:rStyle w:val="normaltextrun"/>
                <w:rFonts w:ascii="Arial" w:hAnsi="Arial" w:cs="Arial"/>
                <w:b/>
                <w:bCs/>
                <w:color w:val="000000"/>
                <w:sz w:val="20"/>
                <w:szCs w:val="15"/>
                <w:lang w:val="en-SG"/>
              </w:rPr>
              <w:t>Date</w:t>
            </w:r>
            <w:r w:rsidRPr="00531B07">
              <w:rPr>
                <w:rStyle w:val="tabchar"/>
                <w:rFonts w:ascii="Arial" w:hAnsi="Arial" w:cs="Arial"/>
                <w:color w:val="000000"/>
                <w:sz w:val="20"/>
                <w:szCs w:val="15"/>
              </w:rPr>
              <w:tab/>
            </w:r>
            <w:r w:rsidRPr="00531B07">
              <w:rPr>
                <w:rStyle w:val="normaltextrun"/>
                <w:rFonts w:ascii="Arial" w:hAnsi="Arial" w:cs="Arial"/>
                <w:color w:val="000000"/>
                <w:sz w:val="20"/>
                <w:szCs w:val="15"/>
                <w:lang w:val="en-SG"/>
              </w:rPr>
              <w:t>:</w:t>
            </w:r>
            <w:r w:rsidRPr="00531B07">
              <w:rPr>
                <w:rStyle w:val="eop"/>
                <w:rFonts w:ascii="Arial" w:hAnsi="Arial" w:cs="Arial"/>
                <w:color w:val="000000"/>
                <w:sz w:val="20"/>
                <w:szCs w:val="15"/>
              </w:rPr>
              <w:t> </w:t>
            </w:r>
          </w:p>
        </w:tc>
      </w:tr>
    </w:tbl>
    <w:p w:rsidRPr="00531B07" w:rsidR="0023446A" w:rsidP="0023446A" w:rsidRDefault="0023446A" w14:paraId="40892883" w14:textId="77777777">
      <w:pPr>
        <w:rPr>
          <w:rFonts w:ascii="Arial" w:hAnsi="Arial" w:cs="Arial"/>
          <w:lang w:val="en-GB"/>
        </w:rPr>
      </w:pPr>
    </w:p>
    <w:p w:rsidRPr="00531B07" w:rsidR="006859E0" w:rsidRDefault="006859E0" w14:paraId="22C2EAB1" w14:textId="43DBFC1D">
      <w:pPr>
        <w:rPr>
          <w:rFonts w:ascii="Arial" w:hAnsi="Arial" w:cs="Arial"/>
          <w:b/>
          <w:bCs/>
          <w:caps/>
          <w:color w:val="BE3144"/>
          <w:lang w:val="en-GB"/>
        </w:rPr>
      </w:pPr>
    </w:p>
    <w:p w:rsidRPr="00531B07" w:rsidR="009F7989" w:rsidP="00CB17C7" w:rsidRDefault="009F7989" w14:paraId="22D3D1FC" w14:textId="77777777">
      <w:pPr>
        <w:pStyle w:val="Heading2"/>
        <w:numPr>
          <w:ilvl w:val="0"/>
          <w:numId w:val="0"/>
        </w:numPr>
      </w:pPr>
    </w:p>
    <w:sectPr w:rsidRPr="00531B07" w:rsidR="009F7989" w:rsidSect="00CD09BA">
      <w:headerReference w:type="default" r:id="rId62"/>
      <w:footerReference w:type="even" r:id="rId63"/>
      <w:footerReference w:type="default" r:id="rId64"/>
      <w:headerReference w:type="first" r:id="rId65"/>
      <w:footerReference w:type="first" r:id="rId66"/>
      <w:pgSz w:w="11906" w:h="16838" w:orient="portrait"/>
      <w:pgMar w:top="1138" w:right="1247" w:bottom="1165" w:left="1247" w:header="113" w:footer="1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35BD" w:rsidP="005864E5" w:rsidRDefault="00B935BD" w14:paraId="23CC81A2" w14:textId="77777777">
      <w:r>
        <w:separator/>
      </w:r>
    </w:p>
  </w:endnote>
  <w:endnote w:type="continuationSeparator" w:id="0">
    <w:p w:rsidR="00B935BD" w:rsidP="005864E5" w:rsidRDefault="00B935BD" w14:paraId="4B69B811" w14:textId="77777777">
      <w:r>
        <w:continuationSeparator/>
      </w:r>
    </w:p>
  </w:endnote>
  <w:endnote w:type="continuationNotice" w:id="1">
    <w:p w:rsidR="00B935BD" w:rsidRDefault="00B935BD" w14:paraId="423301A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Yu Mincho">
    <w:panose1 w:val="02020400000000000000"/>
    <w:charset w:val="80"/>
    <w:family w:val="roman"/>
    <w:pitch w:val="variable"/>
    <w:sig w:usb0="800002E7" w:usb1="2AC7FCFF" w:usb2="00000012" w:usb3="00000000" w:csb0="0002009F"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6FF" w:usb1="4000FCFF" w:usb2="00000009" w:usb3="00000000" w:csb0="0000019F" w:csb1="00000000"/>
  </w:font>
  <w:font w:name="Nunito-Light">
    <w:altName w:val="Nunito"/>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6348052"/>
      <w:docPartObj>
        <w:docPartGallery w:val="Page Numbers (Bottom of Page)"/>
        <w:docPartUnique/>
      </w:docPartObj>
    </w:sdtPr>
    <w:sdtContent>
      <w:p w:rsidR="00EF18F5" w:rsidRDefault="00EF18F5" w14:paraId="30593B2B" w14:textId="27BEEB1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EF18F5" w:rsidP="00EF18F5" w:rsidRDefault="00EF18F5" w14:paraId="14F91D2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F5172" w:rsidR="00A708D5" w:rsidP="2C495105" w:rsidRDefault="2C495105" w14:paraId="545044AE" w14:textId="27F96CA3">
    <w:pPr>
      <w:pStyle w:val="Footer"/>
      <w:spacing w:after="0"/>
    </w:pPr>
    <w:r w:rsidRPr="2C495105">
      <w:rPr>
        <w:rStyle w:val="PlaceholderText"/>
        <w:rFonts w:asciiTheme="minorHAnsi" w:hAnsiTheme="minorHAnsi" w:eastAsiaTheme="minorEastAsia" w:cstheme="minorBidi"/>
        <w:color w:val="auto"/>
        <w:szCs w:val="20"/>
      </w:rPr>
      <w:t xml:space="preserve">AECI BRD for Coupa S2P Project        </w:t>
    </w:r>
    <w:r w:rsidR="5AD9164B">
      <w:tab/>
    </w:r>
    <w:r w:rsidR="5AD9164B">
      <w:tab/>
    </w:r>
    <w:r w:rsidRPr="2C495105">
      <w:rPr>
        <w:rStyle w:val="PlaceholderText"/>
        <w:rFonts w:asciiTheme="minorHAnsi" w:hAnsiTheme="minorHAnsi" w:eastAsiaTheme="minorEastAsia" w:cstheme="minorBidi"/>
        <w:color w:val="auto"/>
        <w:szCs w:val="20"/>
      </w:rPr>
      <w:t xml:space="preserve">         </w:t>
    </w:r>
    <w:r w:rsidR="20987480">
      <w:fldChar w:fldCharType="begin"/>
    </w:r>
    <w:r w:rsidR="20987480">
      <w:instrText>PAGE</w:instrText>
    </w:r>
    <w:r w:rsidR="20987480">
      <w:fldChar w:fldCharType="separate"/>
    </w:r>
    <w:r w:rsidR="004B1F59">
      <w:rPr>
        <w:noProof/>
      </w:rPr>
      <w:t>2</w:t>
    </w:r>
    <w:r w:rsidR="20987480">
      <w:fldChar w:fldCharType="end"/>
    </w:r>
    <w:r w:rsidR="60CCD9E3">
      <w:t xml:space="preserve"> of </w:t>
    </w:r>
    <w:r w:rsidR="60CCD9E3">
      <w:fldChar w:fldCharType="begin"/>
    </w:r>
    <w:r w:rsidR="60CCD9E3">
      <w:instrText>NUMPAGES</w:instrText>
    </w:r>
    <w:r w:rsidR="60CCD9E3">
      <w:fldChar w:fldCharType="separate"/>
    </w:r>
    <w:r w:rsidR="004B1F59">
      <w:rPr>
        <w:noProof/>
      </w:rPr>
      <w:t>28</w:t>
    </w:r>
    <w:r w:rsidR="60CCD9E3">
      <w:fldChar w:fldCharType="end"/>
    </w:r>
    <w:sdt>
      <w:sdtPr>
        <w:rPr>
          <w:rStyle w:val="PageNumber"/>
        </w:rPr>
        <w:id w:val="139898288"/>
        <w:showingPlcHdr/>
        <w:docPartObj>
          <w:docPartGallery w:val="Page Numbers (Bottom of Page)"/>
          <w:docPartUnique/>
        </w:docPartObj>
      </w:sdtPr>
      <w:sdtContent>
        <w:r w:rsidRPr="2C495105">
          <w:rPr>
            <w:rStyle w:val="PlaceholderText"/>
          </w:rPr>
          <w:t xml:space="preserve">     </w:t>
        </w:r>
      </w:sdtContent>
    </w:sdt>
  </w:p>
  <w:p w:rsidRPr="000F5172" w:rsidR="00A708D5" w:rsidP="2C495105" w:rsidRDefault="2C495105" w14:paraId="346C1570" w14:textId="5F5F6FFA">
    <w:pPr>
      <w:pStyle w:val="Footer"/>
      <w:spacing w:before="0" w:after="0"/>
      <w:jc w:val="center"/>
      <w:rPr>
        <w:rStyle w:val="PlaceholderText"/>
      </w:rPr>
    </w:pPr>
    <w:r w:rsidRPr="2C495105">
      <w:rPr>
        <w:rStyle w:val="PlaceholderText"/>
      </w:rPr>
      <w:t>Business General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8D5" w:rsidP="20987480" w:rsidRDefault="00A708D5" w14:paraId="22D1C88D" w14:textId="7C9D27FE">
    <w:pPr>
      <w:pStyle w:val="Footer"/>
      <w:ind w:left="-567" w:right="-51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35BD" w:rsidP="005864E5" w:rsidRDefault="00B935BD" w14:paraId="5BAEAB66" w14:textId="77777777">
      <w:r>
        <w:separator/>
      </w:r>
    </w:p>
  </w:footnote>
  <w:footnote w:type="continuationSeparator" w:id="0">
    <w:p w:rsidR="00B935BD" w:rsidP="005864E5" w:rsidRDefault="00B935BD" w14:paraId="2871CD5F" w14:textId="77777777">
      <w:r>
        <w:continuationSeparator/>
      </w:r>
    </w:p>
  </w:footnote>
  <w:footnote w:type="continuationNotice" w:id="1">
    <w:p w:rsidR="00B935BD" w:rsidRDefault="00B935BD" w14:paraId="2FC33A1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F18F5" w:rsidR="002549BF" w:rsidP="00EF18F5" w:rsidRDefault="00307FB0" w14:paraId="70837362" w14:textId="422FFA80">
    <w:pPr>
      <w:pStyle w:val="Header"/>
      <w:ind w:left="-567" w:right="-511"/>
      <w:rPr>
        <w:color w:val="000000" w:themeColor="text1"/>
        <w:lang w:val="en-IN"/>
      </w:rPr>
    </w:pPr>
    <w:r w:rsidRPr="00BC5D6E">
      <w:rPr>
        <w:noProof/>
      </w:rPr>
      <w:drawing>
        <wp:anchor distT="0" distB="0" distL="114300" distR="114300" simplePos="0" relativeHeight="251658241" behindDoc="0" locked="0" layoutInCell="1" allowOverlap="1" wp14:anchorId="2BBE75FD" wp14:editId="7AB89CBC">
          <wp:simplePos x="0" y="0"/>
          <wp:positionH relativeFrom="column">
            <wp:posOffset>-629920</wp:posOffset>
          </wp:positionH>
          <wp:positionV relativeFrom="paragraph">
            <wp:posOffset>4445</wp:posOffset>
          </wp:positionV>
          <wp:extent cx="1666240" cy="685800"/>
          <wp:effectExtent l="0" t="0" r="0" b="0"/>
          <wp:wrapSquare wrapText="bothSides"/>
          <wp:docPr id="1589244632" name="Picture 1" descr="A black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1393" name="Picture 1" descr="A black and red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240" cy="685800"/>
                  </a:xfrm>
                  <a:prstGeom prst="rect">
                    <a:avLst/>
                  </a:prstGeom>
                </pic:spPr>
              </pic:pic>
            </a:graphicData>
          </a:graphic>
          <wp14:sizeRelH relativeFrom="margin">
            <wp14:pctWidth>0</wp14:pctWidth>
          </wp14:sizeRelH>
          <wp14:sizeRelV relativeFrom="margin">
            <wp14:pctHeight>0</wp14:pctHeight>
          </wp14:sizeRelV>
        </wp:anchor>
      </w:drawing>
    </w:r>
    <w:r w:rsidR="00EF18F5">
      <w:rPr>
        <w:color w:val="000000" w:themeColor="text1"/>
        <w:lang w:val="en-IN"/>
      </w:rPr>
      <w:tab/>
    </w:r>
    <w:r w:rsidR="00EF18F5">
      <w:rPr>
        <w:color w:val="000000" w:themeColor="text1"/>
        <w:lang w:val="en-IN"/>
      </w:rPr>
      <w:tab/>
    </w:r>
    <w:r w:rsidR="00EF18F5">
      <w:rPr>
        <w:color w:val="000000" w:themeColor="text1"/>
        <w:lang w:val="en-I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A272E" w:rsidR="005A272E" w:rsidP="0B015382" w:rsidRDefault="00307FB0" w14:paraId="4E5B374D" w14:textId="6697FED6">
    <w:pPr>
      <w:pStyle w:val="Header"/>
      <w:ind w:left="-567" w:right="-511"/>
    </w:pPr>
    <w:r w:rsidRPr="00BC5D6E">
      <w:rPr>
        <w:noProof/>
      </w:rPr>
      <w:drawing>
        <wp:anchor distT="0" distB="0" distL="114300" distR="114300" simplePos="0" relativeHeight="251658240" behindDoc="0" locked="0" layoutInCell="1" allowOverlap="1" wp14:anchorId="7CD4B0CF" wp14:editId="12289487">
          <wp:simplePos x="0" y="0"/>
          <wp:positionH relativeFrom="column">
            <wp:posOffset>-534670</wp:posOffset>
          </wp:positionH>
          <wp:positionV relativeFrom="paragraph">
            <wp:posOffset>13970</wp:posOffset>
          </wp:positionV>
          <wp:extent cx="1666240" cy="685800"/>
          <wp:effectExtent l="0" t="0" r="0" b="0"/>
          <wp:wrapSquare wrapText="bothSides"/>
          <wp:docPr id="1412947552" name="Picture 1" descr="A black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1393" name="Picture 1" descr="A black and red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240" cy="685800"/>
                  </a:xfrm>
                  <a:prstGeom prst="rect">
                    <a:avLst/>
                  </a:prstGeom>
                </pic:spPr>
              </pic:pic>
            </a:graphicData>
          </a:graphic>
          <wp14:sizeRelH relativeFrom="margin">
            <wp14:pctWidth>0</wp14:pctWidth>
          </wp14:sizeRelH>
          <wp14:sizeRelV relativeFrom="margin">
            <wp14:pctHeight>0</wp14:pctHeight>
          </wp14:sizeRelV>
        </wp:anchor>
      </w:drawing>
    </w:r>
    <w:r w:rsidR="68B48B86">
      <w:t xml:space="preserve"> </w:t>
    </w:r>
    <w:r>
      <w:tab/>
    </w:r>
  </w:p>
</w:hdr>
</file>

<file path=word/intelligence2.xml><?xml version="1.0" encoding="utf-8"?>
<int2:intelligence xmlns:int2="http://schemas.microsoft.com/office/intelligence/2020/intelligence" xmlns:oel="http://schemas.microsoft.com/office/2019/extlst">
  <int2:observations>
    <int2:textHash int2:hashCode="aaaow5R6M+ZkEi" int2:id="1yJt71GK">
      <int2:state int2:value="Rejected" int2:type="AugLoop_Text_Critique"/>
    </int2:textHash>
    <int2:textHash int2:hashCode="Q/rLEAob/9syuM" int2:id="2d8mZcv7">
      <int2:state int2:value="Rejected" int2:type="AugLoop_Text_Critique"/>
    </int2:textHash>
    <int2:textHash int2:hashCode="GWEarjD8Wr6E5j" int2:id="5H6TXFkX">
      <int2:state int2:value="Rejected" int2:type="AugLoop_Text_Critique"/>
    </int2:textHash>
    <int2:textHash int2:hashCode="V50fgPJ7t+zp1C" int2:id="7RiBXKGA">
      <int2:state int2:value="Rejected" int2:type="AugLoop_Text_Critique"/>
    </int2:textHash>
    <int2:textHash int2:hashCode="rcc7k/3YHxVUiQ" int2:id="8HZm2L7C">
      <int2:state int2:value="Rejected" int2:type="AugLoop_Text_Critique"/>
    </int2:textHash>
    <int2:textHash int2:hashCode="OqJv4ShSi8ErRK" int2:id="DXlWVSo0">
      <int2:state int2:value="Rejected" int2:type="AugLoop_Text_Critique"/>
    </int2:textHash>
    <int2:textHash int2:hashCode="4YMFAei5rwWWIl" int2:id="Dv3q5jg3">
      <int2:state int2:value="Rejected" int2:type="AugLoop_Text_Critique"/>
    </int2:textHash>
    <int2:textHash int2:hashCode="TAwG8zC+6zH7Q6" int2:id="EQffDbb8">
      <int2:state int2:value="Rejected" int2:type="AugLoop_Text_Critique"/>
    </int2:textHash>
    <int2:textHash int2:hashCode="9cX+uEb/B/nmAF" int2:id="VFULmS0t">
      <int2:state int2:value="Rejected" int2:type="AugLoop_Text_Critique"/>
    </int2:textHash>
    <int2:textHash int2:hashCode="Glv6omqlbKhdlk" int2:id="ZETGykPy">
      <int2:state int2:value="Rejected" int2:type="spell"/>
    </int2:textHash>
    <int2:textHash int2:hashCode="3whU3EnRVGMJBC" int2:id="aLMxJx9u">
      <int2:state int2:value="Rejected" int2:type="AugLoop_Text_Critique"/>
    </int2:textHash>
    <int2:textHash int2:hashCode="Qdq657kmmyhdl9" int2:id="lmXUMwJu">
      <int2:state int2:value="Rejected" int2:type="AugLoop_Text_Critique"/>
    </int2:textHash>
    <int2:textHash int2:hashCode="mZo0GdmVnTw5sR" int2:id="pQO1dMs0">
      <int2:state int2:value="Rejected" int2:type="AugLoop_Text_Critique"/>
    </int2:textHash>
    <int2:textHash int2:hashCode="/fdA0dolBQ8Xm/" int2:id="xqtDdQ0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FCA"/>
    <w:multiLevelType w:val="hybridMultilevel"/>
    <w:tmpl w:val="DD3ABE4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0712F"/>
    <w:multiLevelType w:val="multilevel"/>
    <w:tmpl w:val="AD60C1F2"/>
    <w:lvl w:ilvl="0">
      <w:start w:val="1"/>
      <w:numFmt w:val="decimal"/>
      <w:pStyle w:val="TableNumberedlist"/>
      <w:lvlText w:val="%1."/>
      <w:lvlJc w:val="left"/>
      <w:pPr>
        <w:ind w:left="36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3DA02C6"/>
    <w:multiLevelType w:val="hybridMultilevel"/>
    <w:tmpl w:val="551EF5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A25C89"/>
    <w:multiLevelType w:val="hybridMultilevel"/>
    <w:tmpl w:val="99001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B10B50"/>
    <w:multiLevelType w:val="hybridMultilevel"/>
    <w:tmpl w:val="59EE8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E28D1"/>
    <w:multiLevelType w:val="multilevel"/>
    <w:tmpl w:val="7786E8C6"/>
    <w:lvl w:ilvl="0">
      <w:start w:val="1"/>
      <w:numFmt w:val="decimal"/>
      <w:pStyle w:val="StyleHeading1Calibri"/>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2A96134"/>
    <w:multiLevelType w:val="hybridMultilevel"/>
    <w:tmpl w:val="FE188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F661F"/>
    <w:multiLevelType w:val="hybridMultilevel"/>
    <w:tmpl w:val="FB0A749E"/>
    <w:lvl w:ilvl="0" w:tplc="654C9554">
      <w:start w:val="1"/>
      <w:numFmt w:val="decimal"/>
      <w:lvlText w:val="%1)"/>
      <w:lvlJc w:val="left"/>
      <w:pPr>
        <w:ind w:left="1020" w:hanging="360"/>
      </w:pPr>
    </w:lvl>
    <w:lvl w:ilvl="1" w:tplc="1E4C8C18">
      <w:start w:val="1"/>
      <w:numFmt w:val="decimal"/>
      <w:lvlText w:val="%2)"/>
      <w:lvlJc w:val="left"/>
      <w:pPr>
        <w:ind w:left="1020" w:hanging="360"/>
      </w:pPr>
    </w:lvl>
    <w:lvl w:ilvl="2" w:tplc="16CABB2E">
      <w:start w:val="1"/>
      <w:numFmt w:val="decimal"/>
      <w:lvlText w:val="%3)"/>
      <w:lvlJc w:val="left"/>
      <w:pPr>
        <w:ind w:left="1020" w:hanging="360"/>
      </w:pPr>
    </w:lvl>
    <w:lvl w:ilvl="3" w:tplc="73A84D96">
      <w:start w:val="1"/>
      <w:numFmt w:val="decimal"/>
      <w:lvlText w:val="%4)"/>
      <w:lvlJc w:val="left"/>
      <w:pPr>
        <w:ind w:left="1020" w:hanging="360"/>
      </w:pPr>
    </w:lvl>
    <w:lvl w:ilvl="4" w:tplc="0BD8CA1A">
      <w:start w:val="1"/>
      <w:numFmt w:val="decimal"/>
      <w:lvlText w:val="%5)"/>
      <w:lvlJc w:val="left"/>
      <w:pPr>
        <w:ind w:left="1020" w:hanging="360"/>
      </w:pPr>
    </w:lvl>
    <w:lvl w:ilvl="5" w:tplc="DEE481BA">
      <w:start w:val="1"/>
      <w:numFmt w:val="decimal"/>
      <w:lvlText w:val="%6)"/>
      <w:lvlJc w:val="left"/>
      <w:pPr>
        <w:ind w:left="1020" w:hanging="360"/>
      </w:pPr>
    </w:lvl>
    <w:lvl w:ilvl="6" w:tplc="2848B552">
      <w:start w:val="1"/>
      <w:numFmt w:val="decimal"/>
      <w:lvlText w:val="%7)"/>
      <w:lvlJc w:val="left"/>
      <w:pPr>
        <w:ind w:left="1020" w:hanging="360"/>
      </w:pPr>
    </w:lvl>
    <w:lvl w:ilvl="7" w:tplc="A618636A">
      <w:start w:val="1"/>
      <w:numFmt w:val="decimal"/>
      <w:lvlText w:val="%8)"/>
      <w:lvlJc w:val="left"/>
      <w:pPr>
        <w:ind w:left="1020" w:hanging="360"/>
      </w:pPr>
    </w:lvl>
    <w:lvl w:ilvl="8" w:tplc="47B8EAC6">
      <w:start w:val="1"/>
      <w:numFmt w:val="decimal"/>
      <w:lvlText w:val="%9)"/>
      <w:lvlJc w:val="left"/>
      <w:pPr>
        <w:ind w:left="1020" w:hanging="360"/>
      </w:pPr>
    </w:lvl>
  </w:abstractNum>
  <w:abstractNum w:abstractNumId="8" w15:restartNumberingAfterBreak="0">
    <w:nsid w:val="26DF7BFB"/>
    <w:multiLevelType w:val="hybridMultilevel"/>
    <w:tmpl w:val="569856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hint="default" w:ascii="Symbol" w:hAnsi="Symbol"/>
      </w:rPr>
    </w:lvl>
  </w:abstractNum>
  <w:abstractNum w:abstractNumId="10" w15:restartNumberingAfterBreak="0">
    <w:nsid w:val="276E5A00"/>
    <w:multiLevelType w:val="multilevel"/>
    <w:tmpl w:val="19FC5D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C8684A"/>
    <w:multiLevelType w:val="hybridMultilevel"/>
    <w:tmpl w:val="3CFCD8A8"/>
    <w:lvl w:ilvl="0" w:tplc="5F162F20">
      <w:start w:val="1"/>
      <w:numFmt w:val="decimal"/>
      <w:lvlText w:val="%1)"/>
      <w:lvlJc w:val="left"/>
      <w:pPr>
        <w:ind w:left="1020" w:hanging="360"/>
      </w:pPr>
    </w:lvl>
    <w:lvl w:ilvl="1" w:tplc="39A85F44">
      <w:start w:val="1"/>
      <w:numFmt w:val="decimal"/>
      <w:lvlText w:val="%2)"/>
      <w:lvlJc w:val="left"/>
      <w:pPr>
        <w:ind w:left="1020" w:hanging="360"/>
      </w:pPr>
    </w:lvl>
    <w:lvl w:ilvl="2" w:tplc="2B9C6B1A">
      <w:start w:val="1"/>
      <w:numFmt w:val="decimal"/>
      <w:lvlText w:val="%3)"/>
      <w:lvlJc w:val="left"/>
      <w:pPr>
        <w:ind w:left="1020" w:hanging="360"/>
      </w:pPr>
    </w:lvl>
    <w:lvl w:ilvl="3" w:tplc="328684DC">
      <w:start w:val="1"/>
      <w:numFmt w:val="decimal"/>
      <w:lvlText w:val="%4)"/>
      <w:lvlJc w:val="left"/>
      <w:pPr>
        <w:ind w:left="1020" w:hanging="360"/>
      </w:pPr>
    </w:lvl>
    <w:lvl w:ilvl="4" w:tplc="51906CBC">
      <w:start w:val="1"/>
      <w:numFmt w:val="decimal"/>
      <w:lvlText w:val="%5)"/>
      <w:lvlJc w:val="left"/>
      <w:pPr>
        <w:ind w:left="1020" w:hanging="360"/>
      </w:pPr>
    </w:lvl>
    <w:lvl w:ilvl="5" w:tplc="CCF2146A">
      <w:start w:val="1"/>
      <w:numFmt w:val="decimal"/>
      <w:lvlText w:val="%6)"/>
      <w:lvlJc w:val="left"/>
      <w:pPr>
        <w:ind w:left="1020" w:hanging="360"/>
      </w:pPr>
    </w:lvl>
    <w:lvl w:ilvl="6" w:tplc="A2C01B6A">
      <w:start w:val="1"/>
      <w:numFmt w:val="decimal"/>
      <w:lvlText w:val="%7)"/>
      <w:lvlJc w:val="left"/>
      <w:pPr>
        <w:ind w:left="1020" w:hanging="360"/>
      </w:pPr>
    </w:lvl>
    <w:lvl w:ilvl="7" w:tplc="0924E78E">
      <w:start w:val="1"/>
      <w:numFmt w:val="decimal"/>
      <w:lvlText w:val="%8)"/>
      <w:lvlJc w:val="left"/>
      <w:pPr>
        <w:ind w:left="1020" w:hanging="360"/>
      </w:pPr>
    </w:lvl>
    <w:lvl w:ilvl="8" w:tplc="E36C6386">
      <w:start w:val="1"/>
      <w:numFmt w:val="decimal"/>
      <w:lvlText w:val="%9)"/>
      <w:lvlJc w:val="left"/>
      <w:pPr>
        <w:ind w:left="1020" w:hanging="360"/>
      </w:pPr>
    </w:lvl>
  </w:abstractNum>
  <w:abstractNum w:abstractNumId="12" w15:restartNumberingAfterBreak="0">
    <w:nsid w:val="28D70C6A"/>
    <w:multiLevelType w:val="hybridMultilevel"/>
    <w:tmpl w:val="FFFFFFFF"/>
    <w:lvl w:ilvl="0" w:tplc="E7E4B2EC">
      <w:start w:val="1"/>
      <w:numFmt w:val="bullet"/>
      <w:lvlText w:val=""/>
      <w:lvlJc w:val="left"/>
      <w:pPr>
        <w:ind w:left="720" w:hanging="360"/>
      </w:pPr>
      <w:rPr>
        <w:rFonts w:hint="default" w:ascii="Symbol" w:hAnsi="Symbol"/>
      </w:rPr>
    </w:lvl>
    <w:lvl w:ilvl="1" w:tplc="7E54FB68">
      <w:start w:val="1"/>
      <w:numFmt w:val="bullet"/>
      <w:lvlText w:val="o"/>
      <w:lvlJc w:val="left"/>
      <w:pPr>
        <w:ind w:left="1440" w:hanging="360"/>
      </w:pPr>
      <w:rPr>
        <w:rFonts w:hint="default" w:ascii="Courier New" w:hAnsi="Courier New"/>
      </w:rPr>
    </w:lvl>
    <w:lvl w:ilvl="2" w:tplc="7A8CD6A2">
      <w:start w:val="1"/>
      <w:numFmt w:val="bullet"/>
      <w:lvlText w:val=""/>
      <w:lvlJc w:val="left"/>
      <w:pPr>
        <w:ind w:left="2160" w:hanging="360"/>
      </w:pPr>
      <w:rPr>
        <w:rFonts w:hint="default" w:ascii="Wingdings" w:hAnsi="Wingdings"/>
      </w:rPr>
    </w:lvl>
    <w:lvl w:ilvl="3" w:tplc="AD5C4256">
      <w:start w:val="1"/>
      <w:numFmt w:val="bullet"/>
      <w:lvlText w:val=""/>
      <w:lvlJc w:val="left"/>
      <w:pPr>
        <w:ind w:left="2880" w:hanging="360"/>
      </w:pPr>
      <w:rPr>
        <w:rFonts w:hint="default" w:ascii="Symbol" w:hAnsi="Symbol"/>
      </w:rPr>
    </w:lvl>
    <w:lvl w:ilvl="4" w:tplc="6A304BA2">
      <w:start w:val="1"/>
      <w:numFmt w:val="bullet"/>
      <w:lvlText w:val="o"/>
      <w:lvlJc w:val="left"/>
      <w:pPr>
        <w:ind w:left="3600" w:hanging="360"/>
      </w:pPr>
      <w:rPr>
        <w:rFonts w:hint="default" w:ascii="Courier New" w:hAnsi="Courier New"/>
      </w:rPr>
    </w:lvl>
    <w:lvl w:ilvl="5" w:tplc="D81EAA32">
      <w:start w:val="1"/>
      <w:numFmt w:val="bullet"/>
      <w:lvlText w:val=""/>
      <w:lvlJc w:val="left"/>
      <w:pPr>
        <w:ind w:left="4320" w:hanging="360"/>
      </w:pPr>
      <w:rPr>
        <w:rFonts w:hint="default" w:ascii="Wingdings" w:hAnsi="Wingdings"/>
      </w:rPr>
    </w:lvl>
    <w:lvl w:ilvl="6" w:tplc="E624778A">
      <w:start w:val="1"/>
      <w:numFmt w:val="bullet"/>
      <w:lvlText w:val=""/>
      <w:lvlJc w:val="left"/>
      <w:pPr>
        <w:ind w:left="5040" w:hanging="360"/>
      </w:pPr>
      <w:rPr>
        <w:rFonts w:hint="default" w:ascii="Symbol" w:hAnsi="Symbol"/>
      </w:rPr>
    </w:lvl>
    <w:lvl w:ilvl="7" w:tplc="73669B76">
      <w:start w:val="1"/>
      <w:numFmt w:val="bullet"/>
      <w:lvlText w:val="o"/>
      <w:lvlJc w:val="left"/>
      <w:pPr>
        <w:ind w:left="5760" w:hanging="360"/>
      </w:pPr>
      <w:rPr>
        <w:rFonts w:hint="default" w:ascii="Courier New" w:hAnsi="Courier New"/>
      </w:rPr>
    </w:lvl>
    <w:lvl w:ilvl="8" w:tplc="AA96E008">
      <w:start w:val="1"/>
      <w:numFmt w:val="bullet"/>
      <w:lvlText w:val=""/>
      <w:lvlJc w:val="left"/>
      <w:pPr>
        <w:ind w:left="6480" w:hanging="360"/>
      </w:pPr>
      <w:rPr>
        <w:rFonts w:hint="default" w:ascii="Wingdings" w:hAnsi="Wingdings"/>
      </w:rPr>
    </w:lvl>
  </w:abstractNum>
  <w:abstractNum w:abstractNumId="13" w15:restartNumberingAfterBreak="0">
    <w:nsid w:val="2C144494"/>
    <w:multiLevelType w:val="multilevel"/>
    <w:tmpl w:val="55785C4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2C521198"/>
    <w:multiLevelType w:val="hybridMultilevel"/>
    <w:tmpl w:val="93BAC6DC"/>
    <w:lvl w:ilvl="0" w:tplc="CACECF0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C625CAC"/>
    <w:multiLevelType w:val="hybridMultilevel"/>
    <w:tmpl w:val="2BB05800"/>
    <w:lvl w:ilvl="0" w:tplc="49EC54E6">
      <w:start w:val="1"/>
      <w:numFmt w:val="bullet"/>
      <w:pStyle w:val="TFGBulletList"/>
      <w:lvlText w:val=""/>
      <w:lvlJc w:val="left"/>
      <w:pPr>
        <w:ind w:left="631" w:hanging="360"/>
      </w:pPr>
      <w:rPr>
        <w:rFonts w:hint="default" w:ascii="Symbol" w:hAnsi="Symbol"/>
      </w:rPr>
    </w:lvl>
    <w:lvl w:ilvl="1" w:tplc="04090003" w:tentative="1">
      <w:start w:val="1"/>
      <w:numFmt w:val="bullet"/>
      <w:lvlText w:val="o"/>
      <w:lvlJc w:val="left"/>
      <w:pPr>
        <w:ind w:left="1351" w:hanging="360"/>
      </w:pPr>
      <w:rPr>
        <w:rFonts w:hint="default" w:ascii="Courier New" w:hAnsi="Courier New" w:cs="Courier New"/>
      </w:rPr>
    </w:lvl>
    <w:lvl w:ilvl="2" w:tplc="04090005" w:tentative="1">
      <w:start w:val="1"/>
      <w:numFmt w:val="bullet"/>
      <w:lvlText w:val=""/>
      <w:lvlJc w:val="left"/>
      <w:pPr>
        <w:ind w:left="2071" w:hanging="360"/>
      </w:pPr>
      <w:rPr>
        <w:rFonts w:hint="default" w:ascii="Wingdings" w:hAnsi="Wingdings"/>
      </w:rPr>
    </w:lvl>
    <w:lvl w:ilvl="3" w:tplc="04090001" w:tentative="1">
      <w:start w:val="1"/>
      <w:numFmt w:val="bullet"/>
      <w:lvlText w:val=""/>
      <w:lvlJc w:val="left"/>
      <w:pPr>
        <w:ind w:left="2791" w:hanging="360"/>
      </w:pPr>
      <w:rPr>
        <w:rFonts w:hint="default" w:ascii="Symbol" w:hAnsi="Symbol"/>
      </w:rPr>
    </w:lvl>
    <w:lvl w:ilvl="4" w:tplc="04090003" w:tentative="1">
      <w:start w:val="1"/>
      <w:numFmt w:val="bullet"/>
      <w:lvlText w:val="o"/>
      <w:lvlJc w:val="left"/>
      <w:pPr>
        <w:ind w:left="3511" w:hanging="360"/>
      </w:pPr>
      <w:rPr>
        <w:rFonts w:hint="default" w:ascii="Courier New" w:hAnsi="Courier New" w:cs="Courier New"/>
      </w:rPr>
    </w:lvl>
    <w:lvl w:ilvl="5" w:tplc="04090005" w:tentative="1">
      <w:start w:val="1"/>
      <w:numFmt w:val="bullet"/>
      <w:lvlText w:val=""/>
      <w:lvlJc w:val="left"/>
      <w:pPr>
        <w:ind w:left="4231" w:hanging="360"/>
      </w:pPr>
      <w:rPr>
        <w:rFonts w:hint="default" w:ascii="Wingdings" w:hAnsi="Wingdings"/>
      </w:rPr>
    </w:lvl>
    <w:lvl w:ilvl="6" w:tplc="04090001" w:tentative="1">
      <w:start w:val="1"/>
      <w:numFmt w:val="bullet"/>
      <w:lvlText w:val=""/>
      <w:lvlJc w:val="left"/>
      <w:pPr>
        <w:ind w:left="4951" w:hanging="360"/>
      </w:pPr>
      <w:rPr>
        <w:rFonts w:hint="default" w:ascii="Symbol" w:hAnsi="Symbol"/>
      </w:rPr>
    </w:lvl>
    <w:lvl w:ilvl="7" w:tplc="04090003" w:tentative="1">
      <w:start w:val="1"/>
      <w:numFmt w:val="bullet"/>
      <w:lvlText w:val="o"/>
      <w:lvlJc w:val="left"/>
      <w:pPr>
        <w:ind w:left="5671" w:hanging="360"/>
      </w:pPr>
      <w:rPr>
        <w:rFonts w:hint="default" w:ascii="Courier New" w:hAnsi="Courier New" w:cs="Courier New"/>
      </w:rPr>
    </w:lvl>
    <w:lvl w:ilvl="8" w:tplc="04090005" w:tentative="1">
      <w:start w:val="1"/>
      <w:numFmt w:val="bullet"/>
      <w:lvlText w:val=""/>
      <w:lvlJc w:val="left"/>
      <w:pPr>
        <w:ind w:left="6391" w:hanging="360"/>
      </w:pPr>
      <w:rPr>
        <w:rFonts w:hint="default" w:ascii="Wingdings" w:hAnsi="Wingdings"/>
      </w:rPr>
    </w:lvl>
  </w:abstractNum>
  <w:abstractNum w:abstractNumId="16" w15:restartNumberingAfterBreak="0">
    <w:nsid w:val="311703B1"/>
    <w:multiLevelType w:val="hybridMultilevel"/>
    <w:tmpl w:val="9B548D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3DBF178"/>
    <w:multiLevelType w:val="hybridMultilevel"/>
    <w:tmpl w:val="B9743C1C"/>
    <w:lvl w:ilvl="0" w:tplc="79761032">
      <w:start w:val="1"/>
      <w:numFmt w:val="bullet"/>
      <w:lvlText w:val=""/>
      <w:lvlJc w:val="left"/>
      <w:pPr>
        <w:ind w:left="720" w:hanging="360"/>
      </w:pPr>
      <w:rPr>
        <w:rFonts w:hint="default" w:ascii="Symbol" w:hAnsi="Symbol"/>
      </w:rPr>
    </w:lvl>
    <w:lvl w:ilvl="1" w:tplc="C5BC409E">
      <w:start w:val="1"/>
      <w:numFmt w:val="bullet"/>
      <w:lvlText w:val="o"/>
      <w:lvlJc w:val="left"/>
      <w:pPr>
        <w:ind w:left="1440" w:hanging="360"/>
      </w:pPr>
      <w:rPr>
        <w:rFonts w:hint="default" w:ascii="Courier New" w:hAnsi="Courier New"/>
      </w:rPr>
    </w:lvl>
    <w:lvl w:ilvl="2" w:tplc="5622B1BE">
      <w:start w:val="1"/>
      <w:numFmt w:val="bullet"/>
      <w:lvlText w:val=""/>
      <w:lvlJc w:val="left"/>
      <w:pPr>
        <w:ind w:left="2160" w:hanging="360"/>
      </w:pPr>
      <w:rPr>
        <w:rFonts w:hint="default" w:ascii="Wingdings" w:hAnsi="Wingdings"/>
      </w:rPr>
    </w:lvl>
    <w:lvl w:ilvl="3" w:tplc="46CA49F4">
      <w:start w:val="1"/>
      <w:numFmt w:val="bullet"/>
      <w:lvlText w:val=""/>
      <w:lvlJc w:val="left"/>
      <w:pPr>
        <w:ind w:left="2880" w:hanging="360"/>
      </w:pPr>
      <w:rPr>
        <w:rFonts w:hint="default" w:ascii="Symbol" w:hAnsi="Symbol"/>
      </w:rPr>
    </w:lvl>
    <w:lvl w:ilvl="4" w:tplc="AA22689E">
      <w:start w:val="1"/>
      <w:numFmt w:val="bullet"/>
      <w:lvlText w:val="o"/>
      <w:lvlJc w:val="left"/>
      <w:pPr>
        <w:ind w:left="3600" w:hanging="360"/>
      </w:pPr>
      <w:rPr>
        <w:rFonts w:hint="default" w:ascii="Courier New" w:hAnsi="Courier New"/>
      </w:rPr>
    </w:lvl>
    <w:lvl w:ilvl="5" w:tplc="FA7268AC">
      <w:start w:val="1"/>
      <w:numFmt w:val="bullet"/>
      <w:lvlText w:val=""/>
      <w:lvlJc w:val="left"/>
      <w:pPr>
        <w:ind w:left="4320" w:hanging="360"/>
      </w:pPr>
      <w:rPr>
        <w:rFonts w:hint="default" w:ascii="Wingdings" w:hAnsi="Wingdings"/>
      </w:rPr>
    </w:lvl>
    <w:lvl w:ilvl="6" w:tplc="2D42BAB0">
      <w:start w:val="1"/>
      <w:numFmt w:val="bullet"/>
      <w:lvlText w:val=""/>
      <w:lvlJc w:val="left"/>
      <w:pPr>
        <w:ind w:left="5040" w:hanging="360"/>
      </w:pPr>
      <w:rPr>
        <w:rFonts w:hint="default" w:ascii="Symbol" w:hAnsi="Symbol"/>
      </w:rPr>
    </w:lvl>
    <w:lvl w:ilvl="7" w:tplc="90E2968C">
      <w:start w:val="1"/>
      <w:numFmt w:val="bullet"/>
      <w:lvlText w:val="o"/>
      <w:lvlJc w:val="left"/>
      <w:pPr>
        <w:ind w:left="5760" w:hanging="360"/>
      </w:pPr>
      <w:rPr>
        <w:rFonts w:hint="default" w:ascii="Courier New" w:hAnsi="Courier New"/>
      </w:rPr>
    </w:lvl>
    <w:lvl w:ilvl="8" w:tplc="DEC27C68">
      <w:start w:val="1"/>
      <w:numFmt w:val="bullet"/>
      <w:lvlText w:val=""/>
      <w:lvlJc w:val="left"/>
      <w:pPr>
        <w:ind w:left="6480" w:hanging="360"/>
      </w:pPr>
      <w:rPr>
        <w:rFonts w:hint="default" w:ascii="Wingdings" w:hAnsi="Wingdings"/>
      </w:rPr>
    </w:lvl>
  </w:abstractNum>
  <w:abstractNum w:abstractNumId="18" w15:restartNumberingAfterBreak="0">
    <w:nsid w:val="3730657B"/>
    <w:multiLevelType w:val="hybridMultilevel"/>
    <w:tmpl w:val="82988C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2491A94"/>
    <w:multiLevelType w:val="hybridMultilevel"/>
    <w:tmpl w:val="B852B4B2"/>
    <w:lvl w:ilvl="0" w:tplc="BDFCF5B0">
      <w:start w:val="1"/>
      <w:numFmt w:val="decimal"/>
      <w:lvlText w:val="%1)"/>
      <w:lvlJc w:val="left"/>
      <w:pPr>
        <w:ind w:left="1020" w:hanging="360"/>
      </w:pPr>
    </w:lvl>
    <w:lvl w:ilvl="1" w:tplc="2B32871A">
      <w:start w:val="1"/>
      <w:numFmt w:val="decimal"/>
      <w:lvlText w:val="%2)"/>
      <w:lvlJc w:val="left"/>
      <w:pPr>
        <w:ind w:left="1020" w:hanging="360"/>
      </w:pPr>
    </w:lvl>
    <w:lvl w:ilvl="2" w:tplc="8A0EB5E0">
      <w:start w:val="1"/>
      <w:numFmt w:val="decimal"/>
      <w:lvlText w:val="%3)"/>
      <w:lvlJc w:val="left"/>
      <w:pPr>
        <w:ind w:left="1020" w:hanging="360"/>
      </w:pPr>
    </w:lvl>
    <w:lvl w:ilvl="3" w:tplc="E3C8344C">
      <w:start w:val="1"/>
      <w:numFmt w:val="decimal"/>
      <w:lvlText w:val="%4)"/>
      <w:lvlJc w:val="left"/>
      <w:pPr>
        <w:ind w:left="1020" w:hanging="360"/>
      </w:pPr>
    </w:lvl>
    <w:lvl w:ilvl="4" w:tplc="A9C0A120">
      <w:start w:val="1"/>
      <w:numFmt w:val="decimal"/>
      <w:lvlText w:val="%5)"/>
      <w:lvlJc w:val="left"/>
      <w:pPr>
        <w:ind w:left="1020" w:hanging="360"/>
      </w:pPr>
    </w:lvl>
    <w:lvl w:ilvl="5" w:tplc="DD2EF1B2">
      <w:start w:val="1"/>
      <w:numFmt w:val="decimal"/>
      <w:lvlText w:val="%6)"/>
      <w:lvlJc w:val="left"/>
      <w:pPr>
        <w:ind w:left="1020" w:hanging="360"/>
      </w:pPr>
    </w:lvl>
    <w:lvl w:ilvl="6" w:tplc="DA382F92">
      <w:start w:val="1"/>
      <w:numFmt w:val="decimal"/>
      <w:lvlText w:val="%7)"/>
      <w:lvlJc w:val="left"/>
      <w:pPr>
        <w:ind w:left="1020" w:hanging="360"/>
      </w:pPr>
    </w:lvl>
    <w:lvl w:ilvl="7" w:tplc="74A2EE56">
      <w:start w:val="1"/>
      <w:numFmt w:val="decimal"/>
      <w:lvlText w:val="%8)"/>
      <w:lvlJc w:val="left"/>
      <w:pPr>
        <w:ind w:left="1020" w:hanging="360"/>
      </w:pPr>
    </w:lvl>
    <w:lvl w:ilvl="8" w:tplc="02EECCBC">
      <w:start w:val="1"/>
      <w:numFmt w:val="decimal"/>
      <w:lvlText w:val="%9)"/>
      <w:lvlJc w:val="left"/>
      <w:pPr>
        <w:ind w:left="1020" w:hanging="360"/>
      </w:pPr>
    </w:lvl>
  </w:abstractNum>
  <w:abstractNum w:abstractNumId="20" w15:restartNumberingAfterBreak="0">
    <w:nsid w:val="461A124A"/>
    <w:multiLevelType w:val="hybridMultilevel"/>
    <w:tmpl w:val="CC102522"/>
    <w:lvl w:ilvl="0" w:tplc="F766BBC8">
      <w:start w:val="1"/>
      <w:numFmt w:val="decimal"/>
      <w:lvlText w:val="%1."/>
      <w:lvlJc w:val="left"/>
      <w:pPr>
        <w:ind w:left="1020" w:hanging="360"/>
      </w:pPr>
    </w:lvl>
    <w:lvl w:ilvl="1" w:tplc="7B4CAC06">
      <w:start w:val="1"/>
      <w:numFmt w:val="decimal"/>
      <w:lvlText w:val="%2."/>
      <w:lvlJc w:val="left"/>
      <w:pPr>
        <w:ind w:left="1020" w:hanging="360"/>
      </w:pPr>
    </w:lvl>
    <w:lvl w:ilvl="2" w:tplc="E7D0C71E">
      <w:start w:val="1"/>
      <w:numFmt w:val="decimal"/>
      <w:lvlText w:val="%3."/>
      <w:lvlJc w:val="left"/>
      <w:pPr>
        <w:ind w:left="1020" w:hanging="360"/>
      </w:pPr>
    </w:lvl>
    <w:lvl w:ilvl="3" w:tplc="4ADC60D2">
      <w:start w:val="1"/>
      <w:numFmt w:val="decimal"/>
      <w:lvlText w:val="%4."/>
      <w:lvlJc w:val="left"/>
      <w:pPr>
        <w:ind w:left="1020" w:hanging="360"/>
      </w:pPr>
    </w:lvl>
    <w:lvl w:ilvl="4" w:tplc="CC625610">
      <w:start w:val="1"/>
      <w:numFmt w:val="decimal"/>
      <w:lvlText w:val="%5."/>
      <w:lvlJc w:val="left"/>
      <w:pPr>
        <w:ind w:left="1020" w:hanging="360"/>
      </w:pPr>
    </w:lvl>
    <w:lvl w:ilvl="5" w:tplc="356030E4">
      <w:start w:val="1"/>
      <w:numFmt w:val="decimal"/>
      <w:lvlText w:val="%6."/>
      <w:lvlJc w:val="left"/>
      <w:pPr>
        <w:ind w:left="1020" w:hanging="360"/>
      </w:pPr>
    </w:lvl>
    <w:lvl w:ilvl="6" w:tplc="F1F290E2">
      <w:start w:val="1"/>
      <w:numFmt w:val="decimal"/>
      <w:lvlText w:val="%7."/>
      <w:lvlJc w:val="left"/>
      <w:pPr>
        <w:ind w:left="1020" w:hanging="360"/>
      </w:pPr>
    </w:lvl>
    <w:lvl w:ilvl="7" w:tplc="C0A88474">
      <w:start w:val="1"/>
      <w:numFmt w:val="decimal"/>
      <w:lvlText w:val="%8."/>
      <w:lvlJc w:val="left"/>
      <w:pPr>
        <w:ind w:left="1020" w:hanging="360"/>
      </w:pPr>
    </w:lvl>
    <w:lvl w:ilvl="8" w:tplc="FEEC47E0">
      <w:start w:val="1"/>
      <w:numFmt w:val="decimal"/>
      <w:lvlText w:val="%9."/>
      <w:lvlJc w:val="left"/>
      <w:pPr>
        <w:ind w:left="1020" w:hanging="360"/>
      </w:pPr>
    </w:lvl>
  </w:abstractNum>
  <w:abstractNum w:abstractNumId="21" w15:restartNumberingAfterBreak="0">
    <w:nsid w:val="483F61AF"/>
    <w:multiLevelType w:val="hybridMultilevel"/>
    <w:tmpl w:val="99E2F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A2106D"/>
    <w:multiLevelType w:val="hybridMultilevel"/>
    <w:tmpl w:val="98768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9A300C"/>
    <w:multiLevelType w:val="multilevel"/>
    <w:tmpl w:val="DEB8F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C4F4591"/>
    <w:multiLevelType w:val="hybridMultilevel"/>
    <w:tmpl w:val="E64A55BA"/>
    <w:lvl w:ilvl="0" w:tplc="10A4CCCE">
      <w:start w:val="1"/>
      <w:numFmt w:val="bullet"/>
      <w:pStyle w:val="Tablebullets"/>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0BC73A2"/>
    <w:multiLevelType w:val="hybridMultilevel"/>
    <w:tmpl w:val="912CEFAA"/>
    <w:lvl w:ilvl="0" w:tplc="CD92F06A">
      <w:start w:val="1"/>
      <w:numFmt w:val="decimal"/>
      <w:pStyle w:val="TFGNormalnumbering"/>
      <w:lvlText w:val="%1."/>
      <w:lvlJc w:val="left"/>
      <w:pPr>
        <w:ind w:left="1429" w:hanging="360"/>
      </w:pPr>
      <w:rPr>
        <w:rFonts w:hint="default"/>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6" w15:restartNumberingAfterBreak="0">
    <w:nsid w:val="51F744E9"/>
    <w:multiLevelType w:val="multilevel"/>
    <w:tmpl w:val="A1C4874A"/>
    <w:lvl w:ilvl="0">
      <w:start w:val="1"/>
      <w:numFmt w:val="lowerRoman"/>
      <w:pStyle w:val="ListRoman"/>
      <w:lvlText w:val="%1."/>
      <w:lvlJc w:val="left"/>
      <w:pPr>
        <w:tabs>
          <w:tab w:val="num" w:pos="346"/>
        </w:tabs>
        <w:ind w:left="346" w:hanging="346"/>
      </w:pPr>
      <w:rPr>
        <w:rFonts w:hint="default"/>
      </w:rPr>
    </w:lvl>
    <w:lvl w:ilvl="1">
      <w:start w:val="1"/>
      <w:numFmt w:val="lowerRoman"/>
      <w:pStyle w:val="ListRoman2"/>
      <w:lvlText w:val="%2."/>
      <w:lvlJc w:val="left"/>
      <w:pPr>
        <w:tabs>
          <w:tab w:val="num" w:pos="691"/>
        </w:tabs>
        <w:ind w:left="691" w:hanging="345"/>
      </w:pPr>
      <w:rPr>
        <w:rFonts w:hint="default"/>
      </w:rPr>
    </w:lvl>
    <w:lvl w:ilvl="2">
      <w:start w:val="1"/>
      <w:numFmt w:val="lowerRoman"/>
      <w:pStyle w:val="ListRoman3"/>
      <w:lvlText w:val="%3."/>
      <w:lvlJc w:val="left"/>
      <w:pPr>
        <w:tabs>
          <w:tab w:val="num" w:pos="1037"/>
        </w:tabs>
        <w:ind w:left="1037" w:hanging="346"/>
      </w:pPr>
      <w:rPr>
        <w:rFonts w:hint="default"/>
      </w:rPr>
    </w:lvl>
    <w:lvl w:ilvl="3">
      <w:start w:val="1"/>
      <w:numFmt w:val="lowerRoman"/>
      <w:pStyle w:val="ListRoman4"/>
      <w:lvlText w:val="%4."/>
      <w:lvlJc w:val="left"/>
      <w:pPr>
        <w:tabs>
          <w:tab w:val="num" w:pos="1382"/>
        </w:tabs>
        <w:ind w:left="1382" w:hanging="345"/>
      </w:pPr>
      <w:rPr>
        <w:rFonts w:hint="default"/>
      </w:rPr>
    </w:lvl>
    <w:lvl w:ilvl="4">
      <w:start w:val="1"/>
      <w:numFmt w:val="lowerRoman"/>
      <w:pStyle w:val="ListRoman5"/>
      <w:lvlText w:val="%5."/>
      <w:lvlJc w:val="left"/>
      <w:pPr>
        <w:tabs>
          <w:tab w:val="num" w:pos="1728"/>
        </w:tabs>
        <w:ind w:left="1728" w:hanging="346"/>
      </w:pPr>
      <w:rPr>
        <w:rFonts w:hint="default"/>
      </w:rPr>
    </w:lvl>
    <w:lvl w:ilvl="5">
      <w:start w:val="1"/>
      <w:numFmt w:val="lowerRoman"/>
      <w:lvlText w:val="%6."/>
      <w:lvlJc w:val="left"/>
      <w:pPr>
        <w:tabs>
          <w:tab w:val="num" w:pos="2074"/>
        </w:tabs>
        <w:ind w:left="2074" w:hanging="346"/>
      </w:pPr>
      <w:rPr>
        <w:rFonts w:hint="default"/>
      </w:rPr>
    </w:lvl>
    <w:lvl w:ilvl="6">
      <w:start w:val="1"/>
      <w:numFmt w:val="lowerRoman"/>
      <w:lvlText w:val="%7."/>
      <w:lvlJc w:val="left"/>
      <w:pPr>
        <w:tabs>
          <w:tab w:val="num" w:pos="2419"/>
        </w:tabs>
        <w:ind w:left="2419" w:hanging="345"/>
      </w:pPr>
      <w:rPr>
        <w:rFonts w:hint="default"/>
      </w:rPr>
    </w:lvl>
    <w:lvl w:ilvl="7">
      <w:start w:val="1"/>
      <w:numFmt w:val="lowerRoman"/>
      <w:lvlText w:val="%8."/>
      <w:lvlJc w:val="left"/>
      <w:pPr>
        <w:tabs>
          <w:tab w:val="num" w:pos="2765"/>
        </w:tabs>
        <w:ind w:left="2765" w:hanging="346"/>
      </w:pPr>
      <w:rPr>
        <w:rFonts w:hint="default"/>
      </w:rPr>
    </w:lvl>
    <w:lvl w:ilvl="8">
      <w:start w:val="1"/>
      <w:numFmt w:val="lowerRoman"/>
      <w:lvlText w:val="%9."/>
      <w:lvlJc w:val="left"/>
      <w:pPr>
        <w:tabs>
          <w:tab w:val="num" w:pos="3110"/>
        </w:tabs>
        <w:ind w:left="3110" w:hanging="345"/>
      </w:pPr>
      <w:rPr>
        <w:rFonts w:hint="default"/>
      </w:rPr>
    </w:lvl>
  </w:abstractNum>
  <w:abstractNum w:abstractNumId="27" w15:restartNumberingAfterBreak="0">
    <w:nsid w:val="59E74682"/>
    <w:multiLevelType w:val="multilevel"/>
    <w:tmpl w:val="A566A382"/>
    <w:lvl w:ilvl="0">
      <w:start w:val="1"/>
      <w:numFmt w:val="decimal"/>
      <w:pStyle w:val="Heading1"/>
      <w:lvlText w:val="%1"/>
      <w:lvlJc w:val="left"/>
      <w:pPr>
        <w:ind w:left="432" w:hanging="432"/>
      </w:pPr>
      <w:rPr>
        <w:rFonts w:ascii="Arial" w:hAnsi="Arial" w:cs="Arial" w:eastAsiaTheme="majorEastAsia"/>
        <w:color w:val="C00000"/>
      </w:r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575"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E2D2441"/>
    <w:multiLevelType w:val="hybridMultilevel"/>
    <w:tmpl w:val="05F4C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C15E72"/>
    <w:multiLevelType w:val="hybridMultilevel"/>
    <w:tmpl w:val="EE48C288"/>
    <w:lvl w:ilvl="0" w:tplc="50461C24">
      <w:start w:val="8"/>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0" w15:restartNumberingAfterBreak="0">
    <w:nsid w:val="60526694"/>
    <w:multiLevelType w:val="hybridMultilevel"/>
    <w:tmpl w:val="A456F3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05F655F"/>
    <w:multiLevelType w:val="hybridMultilevel"/>
    <w:tmpl w:val="8F600106"/>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62D600F2"/>
    <w:multiLevelType w:val="hybridMultilevel"/>
    <w:tmpl w:val="F7646E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FD570A"/>
    <w:multiLevelType w:val="hybridMultilevel"/>
    <w:tmpl w:val="D79E8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7618BF"/>
    <w:multiLevelType w:val="hybridMultilevel"/>
    <w:tmpl w:val="1562C26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7142713"/>
    <w:multiLevelType w:val="hybridMultilevel"/>
    <w:tmpl w:val="74DC802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C77A54"/>
    <w:multiLevelType w:val="multilevel"/>
    <w:tmpl w:val="8BC0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7559C0"/>
    <w:multiLevelType w:val="hybridMultilevel"/>
    <w:tmpl w:val="D56E5E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0143EC"/>
    <w:multiLevelType w:val="hybridMultilevel"/>
    <w:tmpl w:val="B61027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6A719E"/>
    <w:multiLevelType w:val="hybridMultilevel"/>
    <w:tmpl w:val="5524994E"/>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CAD7DB0"/>
    <w:multiLevelType w:val="singleLevel"/>
    <w:tmpl w:val="9ACC34AE"/>
    <w:lvl w:ilvl="0">
      <w:start w:val="1"/>
      <w:numFmt w:val="bullet"/>
      <w:pStyle w:val="Bullet3"/>
      <w:lvlText w:val=""/>
      <w:lvlJc w:val="left"/>
      <w:pPr>
        <w:tabs>
          <w:tab w:val="num" w:pos="360"/>
        </w:tabs>
        <w:ind w:left="360" w:hanging="360"/>
      </w:pPr>
      <w:rPr>
        <w:rFonts w:hint="default" w:ascii="Wingdings" w:hAnsi="Wingdings"/>
      </w:rPr>
    </w:lvl>
  </w:abstractNum>
  <w:abstractNum w:abstractNumId="41" w15:restartNumberingAfterBreak="0">
    <w:nsid w:val="6F0570C8"/>
    <w:multiLevelType w:val="hybridMultilevel"/>
    <w:tmpl w:val="00841812"/>
    <w:lvl w:ilvl="0" w:tplc="D08AF840">
      <w:start w:val="1"/>
      <w:numFmt w:val="decimal"/>
      <w:lvlText w:val="%1)"/>
      <w:lvlJc w:val="left"/>
      <w:pPr>
        <w:ind w:left="1020" w:hanging="360"/>
      </w:pPr>
    </w:lvl>
    <w:lvl w:ilvl="1" w:tplc="31D4216C">
      <w:start w:val="1"/>
      <w:numFmt w:val="decimal"/>
      <w:lvlText w:val="%2)"/>
      <w:lvlJc w:val="left"/>
      <w:pPr>
        <w:ind w:left="1020" w:hanging="360"/>
      </w:pPr>
    </w:lvl>
    <w:lvl w:ilvl="2" w:tplc="85B88A48">
      <w:start w:val="1"/>
      <w:numFmt w:val="decimal"/>
      <w:lvlText w:val="%3)"/>
      <w:lvlJc w:val="left"/>
      <w:pPr>
        <w:ind w:left="1020" w:hanging="360"/>
      </w:pPr>
    </w:lvl>
    <w:lvl w:ilvl="3" w:tplc="7CA07540">
      <w:start w:val="1"/>
      <w:numFmt w:val="decimal"/>
      <w:lvlText w:val="%4)"/>
      <w:lvlJc w:val="left"/>
      <w:pPr>
        <w:ind w:left="1020" w:hanging="360"/>
      </w:pPr>
    </w:lvl>
    <w:lvl w:ilvl="4" w:tplc="7DB4BF72">
      <w:start w:val="1"/>
      <w:numFmt w:val="decimal"/>
      <w:lvlText w:val="%5)"/>
      <w:lvlJc w:val="left"/>
      <w:pPr>
        <w:ind w:left="1020" w:hanging="360"/>
      </w:pPr>
    </w:lvl>
    <w:lvl w:ilvl="5" w:tplc="0334497A">
      <w:start w:val="1"/>
      <w:numFmt w:val="decimal"/>
      <w:lvlText w:val="%6)"/>
      <w:lvlJc w:val="left"/>
      <w:pPr>
        <w:ind w:left="1020" w:hanging="360"/>
      </w:pPr>
    </w:lvl>
    <w:lvl w:ilvl="6" w:tplc="56B0104A">
      <w:start w:val="1"/>
      <w:numFmt w:val="decimal"/>
      <w:lvlText w:val="%7)"/>
      <w:lvlJc w:val="left"/>
      <w:pPr>
        <w:ind w:left="1020" w:hanging="360"/>
      </w:pPr>
    </w:lvl>
    <w:lvl w:ilvl="7" w:tplc="580078A8">
      <w:start w:val="1"/>
      <w:numFmt w:val="decimal"/>
      <w:lvlText w:val="%8)"/>
      <w:lvlJc w:val="left"/>
      <w:pPr>
        <w:ind w:left="1020" w:hanging="360"/>
      </w:pPr>
    </w:lvl>
    <w:lvl w:ilvl="8" w:tplc="312E374E">
      <w:start w:val="1"/>
      <w:numFmt w:val="decimal"/>
      <w:lvlText w:val="%9)"/>
      <w:lvlJc w:val="left"/>
      <w:pPr>
        <w:ind w:left="1020" w:hanging="360"/>
      </w:pPr>
    </w:lvl>
  </w:abstractNum>
  <w:abstractNum w:abstractNumId="42" w15:restartNumberingAfterBreak="0">
    <w:nsid w:val="6F8516B9"/>
    <w:multiLevelType w:val="hybridMultilevel"/>
    <w:tmpl w:val="D4B85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A0672D"/>
    <w:multiLevelType w:val="multilevel"/>
    <w:tmpl w:val="030C632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4" w15:restartNumberingAfterBreak="0">
    <w:nsid w:val="76F7096A"/>
    <w:multiLevelType w:val="hybridMultilevel"/>
    <w:tmpl w:val="FFFFFFFF"/>
    <w:lvl w:ilvl="0" w:tplc="DD5EDBC0">
      <w:start w:val="1"/>
      <w:numFmt w:val="bullet"/>
      <w:lvlText w:val=""/>
      <w:lvlJc w:val="left"/>
      <w:pPr>
        <w:ind w:left="720" w:hanging="360"/>
      </w:pPr>
      <w:rPr>
        <w:rFonts w:hint="default" w:ascii="Symbol" w:hAnsi="Symbol"/>
      </w:rPr>
    </w:lvl>
    <w:lvl w:ilvl="1" w:tplc="031C9474">
      <w:start w:val="1"/>
      <w:numFmt w:val="bullet"/>
      <w:lvlText w:val="o"/>
      <w:lvlJc w:val="left"/>
      <w:pPr>
        <w:ind w:left="1440" w:hanging="360"/>
      </w:pPr>
      <w:rPr>
        <w:rFonts w:hint="default" w:ascii="Courier New" w:hAnsi="Courier New"/>
      </w:rPr>
    </w:lvl>
    <w:lvl w:ilvl="2" w:tplc="B3C06084">
      <w:start w:val="1"/>
      <w:numFmt w:val="bullet"/>
      <w:lvlText w:val=""/>
      <w:lvlJc w:val="left"/>
      <w:pPr>
        <w:ind w:left="2160" w:hanging="360"/>
      </w:pPr>
      <w:rPr>
        <w:rFonts w:hint="default" w:ascii="Wingdings" w:hAnsi="Wingdings"/>
      </w:rPr>
    </w:lvl>
    <w:lvl w:ilvl="3" w:tplc="2EC45BC0">
      <w:start w:val="1"/>
      <w:numFmt w:val="bullet"/>
      <w:lvlText w:val=""/>
      <w:lvlJc w:val="left"/>
      <w:pPr>
        <w:ind w:left="2880" w:hanging="360"/>
      </w:pPr>
      <w:rPr>
        <w:rFonts w:hint="default" w:ascii="Symbol" w:hAnsi="Symbol"/>
      </w:rPr>
    </w:lvl>
    <w:lvl w:ilvl="4" w:tplc="3014D98C">
      <w:start w:val="1"/>
      <w:numFmt w:val="bullet"/>
      <w:lvlText w:val="o"/>
      <w:lvlJc w:val="left"/>
      <w:pPr>
        <w:ind w:left="3600" w:hanging="360"/>
      </w:pPr>
      <w:rPr>
        <w:rFonts w:hint="default" w:ascii="Courier New" w:hAnsi="Courier New"/>
      </w:rPr>
    </w:lvl>
    <w:lvl w:ilvl="5" w:tplc="6B52C176">
      <w:start w:val="1"/>
      <w:numFmt w:val="bullet"/>
      <w:lvlText w:val=""/>
      <w:lvlJc w:val="left"/>
      <w:pPr>
        <w:ind w:left="4320" w:hanging="360"/>
      </w:pPr>
      <w:rPr>
        <w:rFonts w:hint="default" w:ascii="Wingdings" w:hAnsi="Wingdings"/>
      </w:rPr>
    </w:lvl>
    <w:lvl w:ilvl="6" w:tplc="683076EA">
      <w:start w:val="1"/>
      <w:numFmt w:val="bullet"/>
      <w:lvlText w:val=""/>
      <w:lvlJc w:val="left"/>
      <w:pPr>
        <w:ind w:left="5040" w:hanging="360"/>
      </w:pPr>
      <w:rPr>
        <w:rFonts w:hint="default" w:ascii="Symbol" w:hAnsi="Symbol"/>
      </w:rPr>
    </w:lvl>
    <w:lvl w:ilvl="7" w:tplc="81E490F8">
      <w:start w:val="1"/>
      <w:numFmt w:val="bullet"/>
      <w:lvlText w:val="o"/>
      <w:lvlJc w:val="left"/>
      <w:pPr>
        <w:ind w:left="5760" w:hanging="360"/>
      </w:pPr>
      <w:rPr>
        <w:rFonts w:hint="default" w:ascii="Courier New" w:hAnsi="Courier New"/>
      </w:rPr>
    </w:lvl>
    <w:lvl w:ilvl="8" w:tplc="E5D84FCA">
      <w:start w:val="1"/>
      <w:numFmt w:val="bullet"/>
      <w:lvlText w:val=""/>
      <w:lvlJc w:val="left"/>
      <w:pPr>
        <w:ind w:left="6480" w:hanging="360"/>
      </w:pPr>
      <w:rPr>
        <w:rFonts w:hint="default" w:ascii="Wingdings" w:hAnsi="Wingdings"/>
      </w:rPr>
    </w:lvl>
  </w:abstractNum>
  <w:abstractNum w:abstractNumId="45" w15:restartNumberingAfterBreak="0">
    <w:nsid w:val="7AA55D43"/>
    <w:multiLevelType w:val="hybridMultilevel"/>
    <w:tmpl w:val="1B40E59A"/>
    <w:lvl w:ilvl="0" w:tplc="0A7A23B8">
      <w:start w:val="1"/>
      <w:numFmt w:val="bullet"/>
      <w:pStyle w:val="StyleHeading1Left0Firstline0TopNoborderBot"/>
      <w:lvlText w:val=""/>
      <w:lvlJc w:val="left"/>
      <w:pPr>
        <w:tabs>
          <w:tab w:val="num" w:pos="1080"/>
        </w:tabs>
        <w:ind w:left="1080" w:hanging="360"/>
      </w:pPr>
      <w:rPr>
        <w:rFonts w:hint="default" w:ascii="Wingdings" w:hAnsi="Wingdings"/>
        <w:sz w:val="16"/>
      </w:rPr>
    </w:lvl>
    <w:lvl w:ilvl="1" w:tplc="9EC6BEE2">
      <w:start w:val="1"/>
      <w:numFmt w:val="bullet"/>
      <w:lvlText w:val="o"/>
      <w:lvlJc w:val="left"/>
      <w:pPr>
        <w:tabs>
          <w:tab w:val="num" w:pos="1800"/>
        </w:tabs>
        <w:ind w:left="1800" w:hanging="360"/>
      </w:pPr>
      <w:rPr>
        <w:rFonts w:hint="default" w:ascii="Courier New" w:hAnsi="Courier New"/>
      </w:rPr>
    </w:lvl>
    <w:lvl w:ilvl="2" w:tplc="568EDD52" w:tentative="1">
      <w:start w:val="1"/>
      <w:numFmt w:val="bullet"/>
      <w:lvlText w:val=""/>
      <w:lvlJc w:val="left"/>
      <w:pPr>
        <w:tabs>
          <w:tab w:val="num" w:pos="2520"/>
        </w:tabs>
        <w:ind w:left="2520" w:hanging="360"/>
      </w:pPr>
      <w:rPr>
        <w:rFonts w:hint="default" w:ascii="Wingdings" w:hAnsi="Wingdings"/>
      </w:rPr>
    </w:lvl>
    <w:lvl w:ilvl="3" w:tplc="0F462FB6" w:tentative="1">
      <w:start w:val="1"/>
      <w:numFmt w:val="bullet"/>
      <w:lvlText w:val=""/>
      <w:lvlJc w:val="left"/>
      <w:pPr>
        <w:tabs>
          <w:tab w:val="num" w:pos="3240"/>
        </w:tabs>
        <w:ind w:left="3240" w:hanging="360"/>
      </w:pPr>
      <w:rPr>
        <w:rFonts w:hint="default" w:ascii="Symbol" w:hAnsi="Symbol"/>
      </w:rPr>
    </w:lvl>
    <w:lvl w:ilvl="4" w:tplc="DF00C128" w:tentative="1">
      <w:start w:val="1"/>
      <w:numFmt w:val="bullet"/>
      <w:lvlText w:val="o"/>
      <w:lvlJc w:val="left"/>
      <w:pPr>
        <w:tabs>
          <w:tab w:val="num" w:pos="3960"/>
        </w:tabs>
        <w:ind w:left="3960" w:hanging="360"/>
      </w:pPr>
      <w:rPr>
        <w:rFonts w:hint="default" w:ascii="Courier New" w:hAnsi="Courier New"/>
      </w:rPr>
    </w:lvl>
    <w:lvl w:ilvl="5" w:tplc="B65C61B4" w:tentative="1">
      <w:start w:val="1"/>
      <w:numFmt w:val="bullet"/>
      <w:lvlText w:val=""/>
      <w:lvlJc w:val="left"/>
      <w:pPr>
        <w:tabs>
          <w:tab w:val="num" w:pos="4680"/>
        </w:tabs>
        <w:ind w:left="4680" w:hanging="360"/>
      </w:pPr>
      <w:rPr>
        <w:rFonts w:hint="default" w:ascii="Wingdings" w:hAnsi="Wingdings"/>
      </w:rPr>
    </w:lvl>
    <w:lvl w:ilvl="6" w:tplc="BEB0DF5E" w:tentative="1">
      <w:start w:val="1"/>
      <w:numFmt w:val="bullet"/>
      <w:lvlText w:val=""/>
      <w:lvlJc w:val="left"/>
      <w:pPr>
        <w:tabs>
          <w:tab w:val="num" w:pos="5400"/>
        </w:tabs>
        <w:ind w:left="5400" w:hanging="360"/>
      </w:pPr>
      <w:rPr>
        <w:rFonts w:hint="default" w:ascii="Symbol" w:hAnsi="Symbol"/>
      </w:rPr>
    </w:lvl>
    <w:lvl w:ilvl="7" w:tplc="9468E0C6" w:tentative="1">
      <w:start w:val="1"/>
      <w:numFmt w:val="bullet"/>
      <w:lvlText w:val="o"/>
      <w:lvlJc w:val="left"/>
      <w:pPr>
        <w:tabs>
          <w:tab w:val="num" w:pos="6120"/>
        </w:tabs>
        <w:ind w:left="6120" w:hanging="360"/>
      </w:pPr>
      <w:rPr>
        <w:rFonts w:hint="default" w:ascii="Courier New" w:hAnsi="Courier New"/>
      </w:rPr>
    </w:lvl>
    <w:lvl w:ilvl="8" w:tplc="91446A1A" w:tentative="1">
      <w:start w:val="1"/>
      <w:numFmt w:val="bullet"/>
      <w:lvlText w:val=""/>
      <w:lvlJc w:val="left"/>
      <w:pPr>
        <w:tabs>
          <w:tab w:val="num" w:pos="6840"/>
        </w:tabs>
        <w:ind w:left="6840" w:hanging="360"/>
      </w:pPr>
      <w:rPr>
        <w:rFonts w:hint="default" w:ascii="Wingdings" w:hAnsi="Wingdings"/>
      </w:rPr>
    </w:lvl>
  </w:abstractNum>
  <w:abstractNum w:abstractNumId="46" w15:restartNumberingAfterBreak="0">
    <w:nsid w:val="7B9A1043"/>
    <w:multiLevelType w:val="hybridMultilevel"/>
    <w:tmpl w:val="3AEE25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309810">
    <w:abstractNumId w:val="17"/>
  </w:num>
  <w:num w:numId="2" w16cid:durableId="1006402094">
    <w:abstractNumId w:val="12"/>
  </w:num>
  <w:num w:numId="3" w16cid:durableId="1800877467">
    <w:abstractNumId w:val="44"/>
  </w:num>
  <w:num w:numId="4" w16cid:durableId="542015067">
    <w:abstractNumId w:val="45"/>
  </w:num>
  <w:num w:numId="5" w16cid:durableId="2028286672">
    <w:abstractNumId w:val="5"/>
  </w:num>
  <w:num w:numId="6" w16cid:durableId="1109741216">
    <w:abstractNumId w:val="40"/>
  </w:num>
  <w:num w:numId="7" w16cid:durableId="2049376804">
    <w:abstractNumId w:val="9"/>
  </w:num>
  <w:num w:numId="8" w16cid:durableId="2134857470">
    <w:abstractNumId w:val="24"/>
  </w:num>
  <w:num w:numId="9" w16cid:durableId="691876086">
    <w:abstractNumId w:val="1"/>
  </w:num>
  <w:num w:numId="10" w16cid:durableId="1713191149">
    <w:abstractNumId w:val="15"/>
  </w:num>
  <w:num w:numId="11" w16cid:durableId="251084246">
    <w:abstractNumId w:val="25"/>
  </w:num>
  <w:num w:numId="12" w16cid:durableId="804740248">
    <w:abstractNumId w:val="27"/>
  </w:num>
  <w:num w:numId="13" w16cid:durableId="159780502">
    <w:abstractNumId w:val="26"/>
  </w:num>
  <w:num w:numId="14" w16cid:durableId="142354797">
    <w:abstractNumId w:val="33"/>
  </w:num>
  <w:num w:numId="15" w16cid:durableId="1195070545">
    <w:abstractNumId w:val="43"/>
  </w:num>
  <w:num w:numId="16" w16cid:durableId="1761019996">
    <w:abstractNumId w:val="38"/>
  </w:num>
  <w:num w:numId="17" w16cid:durableId="458498146">
    <w:abstractNumId w:val="36"/>
  </w:num>
  <w:num w:numId="18" w16cid:durableId="1906724410">
    <w:abstractNumId w:val="22"/>
  </w:num>
  <w:num w:numId="19" w16cid:durableId="1054813095">
    <w:abstractNumId w:val="37"/>
  </w:num>
  <w:num w:numId="20" w16cid:durableId="1128862275">
    <w:abstractNumId w:val="21"/>
  </w:num>
  <w:num w:numId="21" w16cid:durableId="175922918">
    <w:abstractNumId w:val="28"/>
  </w:num>
  <w:num w:numId="22" w16cid:durableId="2047413087">
    <w:abstractNumId w:val="30"/>
  </w:num>
  <w:num w:numId="23" w16cid:durableId="1070886187">
    <w:abstractNumId w:val="31"/>
  </w:num>
  <w:num w:numId="24" w16cid:durableId="2075854395">
    <w:abstractNumId w:val="18"/>
  </w:num>
  <w:num w:numId="25" w16cid:durableId="997152300">
    <w:abstractNumId w:val="8"/>
  </w:num>
  <w:num w:numId="26" w16cid:durableId="685711564">
    <w:abstractNumId w:val="14"/>
  </w:num>
  <w:num w:numId="27" w16cid:durableId="493490237">
    <w:abstractNumId w:val="2"/>
  </w:num>
  <w:num w:numId="28" w16cid:durableId="1326710924">
    <w:abstractNumId w:val="39"/>
  </w:num>
  <w:num w:numId="29" w16cid:durableId="770050946">
    <w:abstractNumId w:val="7"/>
  </w:num>
  <w:num w:numId="30" w16cid:durableId="1789858466">
    <w:abstractNumId w:val="19"/>
  </w:num>
  <w:num w:numId="31" w16cid:durableId="1234123395">
    <w:abstractNumId w:val="11"/>
  </w:num>
  <w:num w:numId="32" w16cid:durableId="114562893">
    <w:abstractNumId w:val="41"/>
  </w:num>
  <w:num w:numId="33" w16cid:durableId="1551915784">
    <w:abstractNumId w:val="20"/>
  </w:num>
  <w:num w:numId="34" w16cid:durableId="293872199">
    <w:abstractNumId w:val="13"/>
  </w:num>
  <w:num w:numId="35" w16cid:durableId="908273228">
    <w:abstractNumId w:val="10"/>
  </w:num>
  <w:num w:numId="36" w16cid:durableId="55321298">
    <w:abstractNumId w:val="23"/>
  </w:num>
  <w:num w:numId="37" w16cid:durableId="1268660608">
    <w:abstractNumId w:val="46"/>
  </w:num>
  <w:num w:numId="38" w16cid:durableId="250041251">
    <w:abstractNumId w:val="34"/>
  </w:num>
  <w:num w:numId="39" w16cid:durableId="2098361103">
    <w:abstractNumId w:val="32"/>
  </w:num>
  <w:num w:numId="40" w16cid:durableId="1146818918">
    <w:abstractNumId w:val="16"/>
  </w:num>
  <w:num w:numId="41" w16cid:durableId="339428659">
    <w:abstractNumId w:val="42"/>
  </w:num>
  <w:num w:numId="42" w16cid:durableId="1534730556">
    <w:abstractNumId w:val="6"/>
  </w:num>
  <w:num w:numId="43" w16cid:durableId="1981373617">
    <w:abstractNumId w:val="35"/>
  </w:num>
  <w:num w:numId="44" w16cid:durableId="1348601231">
    <w:abstractNumId w:val="0"/>
  </w:num>
  <w:num w:numId="45" w16cid:durableId="1127890257">
    <w:abstractNumId w:val="3"/>
  </w:num>
  <w:num w:numId="46" w16cid:durableId="194657517">
    <w:abstractNumId w:val="4"/>
  </w:num>
  <w:num w:numId="47" w16cid:durableId="32728835">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dirty"/>
  <w:trackRevisions w:val="false"/>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E5"/>
    <w:rsid w:val="000003BC"/>
    <w:rsid w:val="00000DFA"/>
    <w:rsid w:val="00001AA2"/>
    <w:rsid w:val="000021F2"/>
    <w:rsid w:val="00003BB2"/>
    <w:rsid w:val="000041B0"/>
    <w:rsid w:val="0000528D"/>
    <w:rsid w:val="00005A28"/>
    <w:rsid w:val="00006820"/>
    <w:rsid w:val="000075F2"/>
    <w:rsid w:val="000100ED"/>
    <w:rsid w:val="00010324"/>
    <w:rsid w:val="000106B9"/>
    <w:rsid w:val="00011174"/>
    <w:rsid w:val="00011AEF"/>
    <w:rsid w:val="000131E3"/>
    <w:rsid w:val="00013950"/>
    <w:rsid w:val="0001484F"/>
    <w:rsid w:val="00014DD2"/>
    <w:rsid w:val="00015C8D"/>
    <w:rsid w:val="00016087"/>
    <w:rsid w:val="0001624D"/>
    <w:rsid w:val="00016E17"/>
    <w:rsid w:val="00017DEF"/>
    <w:rsid w:val="00020511"/>
    <w:rsid w:val="000207C3"/>
    <w:rsid w:val="000227F4"/>
    <w:rsid w:val="00022839"/>
    <w:rsid w:val="00023245"/>
    <w:rsid w:val="000234DE"/>
    <w:rsid w:val="0002374D"/>
    <w:rsid w:val="000251CF"/>
    <w:rsid w:val="00025A22"/>
    <w:rsid w:val="00025EF4"/>
    <w:rsid w:val="0002610B"/>
    <w:rsid w:val="00026250"/>
    <w:rsid w:val="00026737"/>
    <w:rsid w:val="00026CA4"/>
    <w:rsid w:val="000276DE"/>
    <w:rsid w:val="00027E02"/>
    <w:rsid w:val="00030406"/>
    <w:rsid w:val="00030848"/>
    <w:rsid w:val="00030A50"/>
    <w:rsid w:val="0003164C"/>
    <w:rsid w:val="000317C9"/>
    <w:rsid w:val="000326FA"/>
    <w:rsid w:val="00032911"/>
    <w:rsid w:val="0003295A"/>
    <w:rsid w:val="00032FEA"/>
    <w:rsid w:val="0003343E"/>
    <w:rsid w:val="00033773"/>
    <w:rsid w:val="00033B2D"/>
    <w:rsid w:val="00034546"/>
    <w:rsid w:val="00035F84"/>
    <w:rsid w:val="00036B00"/>
    <w:rsid w:val="00037A0C"/>
    <w:rsid w:val="00042F08"/>
    <w:rsid w:val="00042F97"/>
    <w:rsid w:val="00043274"/>
    <w:rsid w:val="00044BAE"/>
    <w:rsid w:val="00044E6D"/>
    <w:rsid w:val="00047120"/>
    <w:rsid w:val="000479B4"/>
    <w:rsid w:val="00050AA1"/>
    <w:rsid w:val="00050BBA"/>
    <w:rsid w:val="00051DE3"/>
    <w:rsid w:val="000523D9"/>
    <w:rsid w:val="00052448"/>
    <w:rsid w:val="000536DA"/>
    <w:rsid w:val="000548C2"/>
    <w:rsid w:val="000548E5"/>
    <w:rsid w:val="00054D27"/>
    <w:rsid w:val="00055F3D"/>
    <w:rsid w:val="000563BE"/>
    <w:rsid w:val="000569EC"/>
    <w:rsid w:val="0005723F"/>
    <w:rsid w:val="000573CC"/>
    <w:rsid w:val="000576ED"/>
    <w:rsid w:val="00060359"/>
    <w:rsid w:val="00060B09"/>
    <w:rsid w:val="00060BB8"/>
    <w:rsid w:val="00060D94"/>
    <w:rsid w:val="0006246B"/>
    <w:rsid w:val="000636C7"/>
    <w:rsid w:val="00063D54"/>
    <w:rsid w:val="00063EA8"/>
    <w:rsid w:val="00064089"/>
    <w:rsid w:val="000652D3"/>
    <w:rsid w:val="00065A62"/>
    <w:rsid w:val="00065B6B"/>
    <w:rsid w:val="000670FB"/>
    <w:rsid w:val="00067BBF"/>
    <w:rsid w:val="00067F77"/>
    <w:rsid w:val="0007000F"/>
    <w:rsid w:val="00070045"/>
    <w:rsid w:val="0007017B"/>
    <w:rsid w:val="00070997"/>
    <w:rsid w:val="00071363"/>
    <w:rsid w:val="00072946"/>
    <w:rsid w:val="000729C7"/>
    <w:rsid w:val="00073314"/>
    <w:rsid w:val="00073BB8"/>
    <w:rsid w:val="0007432A"/>
    <w:rsid w:val="000748ED"/>
    <w:rsid w:val="00074F60"/>
    <w:rsid w:val="00074FA0"/>
    <w:rsid w:val="00075598"/>
    <w:rsid w:val="00076119"/>
    <w:rsid w:val="00076345"/>
    <w:rsid w:val="00076580"/>
    <w:rsid w:val="00076D06"/>
    <w:rsid w:val="000773A4"/>
    <w:rsid w:val="000774F5"/>
    <w:rsid w:val="00077A61"/>
    <w:rsid w:val="00081863"/>
    <w:rsid w:val="000821C0"/>
    <w:rsid w:val="000823CC"/>
    <w:rsid w:val="000828DC"/>
    <w:rsid w:val="00082D2E"/>
    <w:rsid w:val="0008339D"/>
    <w:rsid w:val="000833B5"/>
    <w:rsid w:val="00084A3C"/>
    <w:rsid w:val="0008516F"/>
    <w:rsid w:val="0008531C"/>
    <w:rsid w:val="000860A2"/>
    <w:rsid w:val="00087337"/>
    <w:rsid w:val="000875FD"/>
    <w:rsid w:val="00087C36"/>
    <w:rsid w:val="00087C9D"/>
    <w:rsid w:val="00090357"/>
    <w:rsid w:val="0009091A"/>
    <w:rsid w:val="00091C77"/>
    <w:rsid w:val="00091CB5"/>
    <w:rsid w:val="0009385C"/>
    <w:rsid w:val="00093BF1"/>
    <w:rsid w:val="00093F7D"/>
    <w:rsid w:val="00094897"/>
    <w:rsid w:val="0009505D"/>
    <w:rsid w:val="000951BF"/>
    <w:rsid w:val="00095D60"/>
    <w:rsid w:val="0009651F"/>
    <w:rsid w:val="00096691"/>
    <w:rsid w:val="00096EEC"/>
    <w:rsid w:val="00097628"/>
    <w:rsid w:val="000A07C3"/>
    <w:rsid w:val="000A09D1"/>
    <w:rsid w:val="000A0A4F"/>
    <w:rsid w:val="000A2D14"/>
    <w:rsid w:val="000A3545"/>
    <w:rsid w:val="000A4543"/>
    <w:rsid w:val="000A4677"/>
    <w:rsid w:val="000A54AB"/>
    <w:rsid w:val="000A585B"/>
    <w:rsid w:val="000A5B1E"/>
    <w:rsid w:val="000A6135"/>
    <w:rsid w:val="000A65EA"/>
    <w:rsid w:val="000A6A73"/>
    <w:rsid w:val="000A6A9D"/>
    <w:rsid w:val="000A7E55"/>
    <w:rsid w:val="000B0113"/>
    <w:rsid w:val="000B0373"/>
    <w:rsid w:val="000B189A"/>
    <w:rsid w:val="000B26D9"/>
    <w:rsid w:val="000B4C0D"/>
    <w:rsid w:val="000B50F6"/>
    <w:rsid w:val="000B53F1"/>
    <w:rsid w:val="000B59AE"/>
    <w:rsid w:val="000B6A70"/>
    <w:rsid w:val="000B6AB6"/>
    <w:rsid w:val="000B6B21"/>
    <w:rsid w:val="000B6EBA"/>
    <w:rsid w:val="000C0A23"/>
    <w:rsid w:val="000C0F65"/>
    <w:rsid w:val="000C14B0"/>
    <w:rsid w:val="000C1603"/>
    <w:rsid w:val="000C1971"/>
    <w:rsid w:val="000C1EAD"/>
    <w:rsid w:val="000C23B6"/>
    <w:rsid w:val="000C2BD0"/>
    <w:rsid w:val="000C33AF"/>
    <w:rsid w:val="000C3BD3"/>
    <w:rsid w:val="000C3D2B"/>
    <w:rsid w:val="000C3E1F"/>
    <w:rsid w:val="000C4306"/>
    <w:rsid w:val="000C44AF"/>
    <w:rsid w:val="000C44E6"/>
    <w:rsid w:val="000C49FA"/>
    <w:rsid w:val="000C4D54"/>
    <w:rsid w:val="000C5092"/>
    <w:rsid w:val="000C5593"/>
    <w:rsid w:val="000C588D"/>
    <w:rsid w:val="000C5F06"/>
    <w:rsid w:val="000C626E"/>
    <w:rsid w:val="000C6FCB"/>
    <w:rsid w:val="000C7C3C"/>
    <w:rsid w:val="000D1007"/>
    <w:rsid w:val="000D12BB"/>
    <w:rsid w:val="000D1F22"/>
    <w:rsid w:val="000D25D4"/>
    <w:rsid w:val="000D2F57"/>
    <w:rsid w:val="000D3792"/>
    <w:rsid w:val="000D3D98"/>
    <w:rsid w:val="000D42D5"/>
    <w:rsid w:val="000D69C8"/>
    <w:rsid w:val="000D7128"/>
    <w:rsid w:val="000D7C73"/>
    <w:rsid w:val="000E00B8"/>
    <w:rsid w:val="000E03E9"/>
    <w:rsid w:val="000E0D48"/>
    <w:rsid w:val="000E13A0"/>
    <w:rsid w:val="000E1BBC"/>
    <w:rsid w:val="000E21B5"/>
    <w:rsid w:val="000E2AA2"/>
    <w:rsid w:val="000E2C09"/>
    <w:rsid w:val="000E34C8"/>
    <w:rsid w:val="000E4B0F"/>
    <w:rsid w:val="000E56CB"/>
    <w:rsid w:val="000E5A5B"/>
    <w:rsid w:val="000E5C3C"/>
    <w:rsid w:val="000E6991"/>
    <w:rsid w:val="000E6DA0"/>
    <w:rsid w:val="000E6DBC"/>
    <w:rsid w:val="000E755C"/>
    <w:rsid w:val="000E75AB"/>
    <w:rsid w:val="000E7607"/>
    <w:rsid w:val="000E7869"/>
    <w:rsid w:val="000E7B4C"/>
    <w:rsid w:val="000E7E9F"/>
    <w:rsid w:val="000F01F6"/>
    <w:rsid w:val="000F157C"/>
    <w:rsid w:val="000F1B63"/>
    <w:rsid w:val="000F31F1"/>
    <w:rsid w:val="000F3661"/>
    <w:rsid w:val="000F405A"/>
    <w:rsid w:val="000F4FDF"/>
    <w:rsid w:val="000F506B"/>
    <w:rsid w:val="000F527A"/>
    <w:rsid w:val="000F5C16"/>
    <w:rsid w:val="000F70C5"/>
    <w:rsid w:val="000F73D5"/>
    <w:rsid w:val="00100178"/>
    <w:rsid w:val="001007BF"/>
    <w:rsid w:val="001014DB"/>
    <w:rsid w:val="001018A0"/>
    <w:rsid w:val="00101B34"/>
    <w:rsid w:val="00101FED"/>
    <w:rsid w:val="001021EF"/>
    <w:rsid w:val="00102F8A"/>
    <w:rsid w:val="00103219"/>
    <w:rsid w:val="00103C5B"/>
    <w:rsid w:val="00103ED5"/>
    <w:rsid w:val="001042B3"/>
    <w:rsid w:val="00104AAF"/>
    <w:rsid w:val="00104C43"/>
    <w:rsid w:val="00104C98"/>
    <w:rsid w:val="00104D8F"/>
    <w:rsid w:val="001067CE"/>
    <w:rsid w:val="00107A97"/>
    <w:rsid w:val="00110076"/>
    <w:rsid w:val="00110739"/>
    <w:rsid w:val="00110D50"/>
    <w:rsid w:val="00110E23"/>
    <w:rsid w:val="0011192A"/>
    <w:rsid w:val="00111D7A"/>
    <w:rsid w:val="001125B8"/>
    <w:rsid w:val="00112BB4"/>
    <w:rsid w:val="00112DD7"/>
    <w:rsid w:val="0011345C"/>
    <w:rsid w:val="00114022"/>
    <w:rsid w:val="0011439F"/>
    <w:rsid w:val="00114CEA"/>
    <w:rsid w:val="00114E80"/>
    <w:rsid w:val="00115974"/>
    <w:rsid w:val="0011627D"/>
    <w:rsid w:val="0011697A"/>
    <w:rsid w:val="001173D0"/>
    <w:rsid w:val="001173E3"/>
    <w:rsid w:val="00117424"/>
    <w:rsid w:val="00117CA8"/>
    <w:rsid w:val="00117E74"/>
    <w:rsid w:val="00120375"/>
    <w:rsid w:val="00120D83"/>
    <w:rsid w:val="00120E38"/>
    <w:rsid w:val="001210D4"/>
    <w:rsid w:val="00121D83"/>
    <w:rsid w:val="001228F5"/>
    <w:rsid w:val="0012314A"/>
    <w:rsid w:val="00123420"/>
    <w:rsid w:val="00123986"/>
    <w:rsid w:val="001240CC"/>
    <w:rsid w:val="00124866"/>
    <w:rsid w:val="00125592"/>
    <w:rsid w:val="00125B3D"/>
    <w:rsid w:val="00126754"/>
    <w:rsid w:val="001270CE"/>
    <w:rsid w:val="00127AF0"/>
    <w:rsid w:val="001305CF"/>
    <w:rsid w:val="0013067C"/>
    <w:rsid w:val="00130B40"/>
    <w:rsid w:val="001318CA"/>
    <w:rsid w:val="00133520"/>
    <w:rsid w:val="00133531"/>
    <w:rsid w:val="001339FA"/>
    <w:rsid w:val="00133C26"/>
    <w:rsid w:val="0013429B"/>
    <w:rsid w:val="00134AEF"/>
    <w:rsid w:val="00134B75"/>
    <w:rsid w:val="00135AE8"/>
    <w:rsid w:val="001360E3"/>
    <w:rsid w:val="0013612B"/>
    <w:rsid w:val="001365DA"/>
    <w:rsid w:val="00136F24"/>
    <w:rsid w:val="0013735F"/>
    <w:rsid w:val="001376F9"/>
    <w:rsid w:val="00137A84"/>
    <w:rsid w:val="00137BD3"/>
    <w:rsid w:val="00137F22"/>
    <w:rsid w:val="00140AF2"/>
    <w:rsid w:val="00140BE0"/>
    <w:rsid w:val="00140EED"/>
    <w:rsid w:val="001415AA"/>
    <w:rsid w:val="0014186A"/>
    <w:rsid w:val="00141B0E"/>
    <w:rsid w:val="00141F3A"/>
    <w:rsid w:val="00142032"/>
    <w:rsid w:val="00142149"/>
    <w:rsid w:val="00142727"/>
    <w:rsid w:val="00142BAF"/>
    <w:rsid w:val="00142DE7"/>
    <w:rsid w:val="0014329D"/>
    <w:rsid w:val="0014344B"/>
    <w:rsid w:val="001439E9"/>
    <w:rsid w:val="00144A6C"/>
    <w:rsid w:val="00145792"/>
    <w:rsid w:val="00145BCD"/>
    <w:rsid w:val="001466E4"/>
    <w:rsid w:val="001467D6"/>
    <w:rsid w:val="00147262"/>
    <w:rsid w:val="0014790C"/>
    <w:rsid w:val="00150FD7"/>
    <w:rsid w:val="001515A7"/>
    <w:rsid w:val="00151A6E"/>
    <w:rsid w:val="00151DDD"/>
    <w:rsid w:val="001524F1"/>
    <w:rsid w:val="0015263B"/>
    <w:rsid w:val="001527AD"/>
    <w:rsid w:val="001535DA"/>
    <w:rsid w:val="00154229"/>
    <w:rsid w:val="00155109"/>
    <w:rsid w:val="00157407"/>
    <w:rsid w:val="00157604"/>
    <w:rsid w:val="00157F00"/>
    <w:rsid w:val="0016086A"/>
    <w:rsid w:val="00160B58"/>
    <w:rsid w:val="00161A1F"/>
    <w:rsid w:val="00162BAB"/>
    <w:rsid w:val="00162D81"/>
    <w:rsid w:val="0016330B"/>
    <w:rsid w:val="0016398D"/>
    <w:rsid w:val="00163D6C"/>
    <w:rsid w:val="001645BC"/>
    <w:rsid w:val="00165E97"/>
    <w:rsid w:val="00167C38"/>
    <w:rsid w:val="00167F43"/>
    <w:rsid w:val="0016C463"/>
    <w:rsid w:val="00170084"/>
    <w:rsid w:val="0017122E"/>
    <w:rsid w:val="001713C8"/>
    <w:rsid w:val="0017146C"/>
    <w:rsid w:val="00172AEA"/>
    <w:rsid w:val="00172ED6"/>
    <w:rsid w:val="00172F67"/>
    <w:rsid w:val="0017307F"/>
    <w:rsid w:val="0017353E"/>
    <w:rsid w:val="00174145"/>
    <w:rsid w:val="0017488A"/>
    <w:rsid w:val="001758E7"/>
    <w:rsid w:val="00176260"/>
    <w:rsid w:val="001777D8"/>
    <w:rsid w:val="0018039A"/>
    <w:rsid w:val="00180494"/>
    <w:rsid w:val="0018090F"/>
    <w:rsid w:val="0018159D"/>
    <w:rsid w:val="001816DE"/>
    <w:rsid w:val="00181EAC"/>
    <w:rsid w:val="0018279C"/>
    <w:rsid w:val="00182AD0"/>
    <w:rsid w:val="00183124"/>
    <w:rsid w:val="001834D2"/>
    <w:rsid w:val="00183B8A"/>
    <w:rsid w:val="001847C8"/>
    <w:rsid w:val="001848F7"/>
    <w:rsid w:val="00184B57"/>
    <w:rsid w:val="00184EC7"/>
    <w:rsid w:val="00185191"/>
    <w:rsid w:val="00185817"/>
    <w:rsid w:val="0018594E"/>
    <w:rsid w:val="00185A13"/>
    <w:rsid w:val="00185AFE"/>
    <w:rsid w:val="00185EFC"/>
    <w:rsid w:val="00186090"/>
    <w:rsid w:val="00186ECC"/>
    <w:rsid w:val="00187A0A"/>
    <w:rsid w:val="001904C0"/>
    <w:rsid w:val="00190B41"/>
    <w:rsid w:val="0019153B"/>
    <w:rsid w:val="00191B0A"/>
    <w:rsid w:val="00191C8F"/>
    <w:rsid w:val="00191CE2"/>
    <w:rsid w:val="001937AF"/>
    <w:rsid w:val="00193E95"/>
    <w:rsid w:val="00195109"/>
    <w:rsid w:val="001956E1"/>
    <w:rsid w:val="00195EBA"/>
    <w:rsid w:val="00196BFB"/>
    <w:rsid w:val="00196D41"/>
    <w:rsid w:val="001A1345"/>
    <w:rsid w:val="001A15AC"/>
    <w:rsid w:val="001A17F4"/>
    <w:rsid w:val="001A31B7"/>
    <w:rsid w:val="001A477E"/>
    <w:rsid w:val="001A478E"/>
    <w:rsid w:val="001A4D35"/>
    <w:rsid w:val="001A4D64"/>
    <w:rsid w:val="001A5304"/>
    <w:rsid w:val="001A55A2"/>
    <w:rsid w:val="001A58CA"/>
    <w:rsid w:val="001A621E"/>
    <w:rsid w:val="001A743E"/>
    <w:rsid w:val="001A7736"/>
    <w:rsid w:val="001B11C6"/>
    <w:rsid w:val="001B20DF"/>
    <w:rsid w:val="001B229F"/>
    <w:rsid w:val="001B26B1"/>
    <w:rsid w:val="001B27B0"/>
    <w:rsid w:val="001B3273"/>
    <w:rsid w:val="001B3290"/>
    <w:rsid w:val="001B355A"/>
    <w:rsid w:val="001B3822"/>
    <w:rsid w:val="001B3C2E"/>
    <w:rsid w:val="001B3C9C"/>
    <w:rsid w:val="001B60BA"/>
    <w:rsid w:val="001B733A"/>
    <w:rsid w:val="001B7A39"/>
    <w:rsid w:val="001C0DFB"/>
    <w:rsid w:val="001C160E"/>
    <w:rsid w:val="001C1B9F"/>
    <w:rsid w:val="001C30CC"/>
    <w:rsid w:val="001C52DF"/>
    <w:rsid w:val="001C5A7A"/>
    <w:rsid w:val="001C5E39"/>
    <w:rsid w:val="001C7909"/>
    <w:rsid w:val="001D0D6F"/>
    <w:rsid w:val="001D144C"/>
    <w:rsid w:val="001D146A"/>
    <w:rsid w:val="001D192C"/>
    <w:rsid w:val="001D1DCA"/>
    <w:rsid w:val="001D2895"/>
    <w:rsid w:val="001D3F62"/>
    <w:rsid w:val="001D402A"/>
    <w:rsid w:val="001D4937"/>
    <w:rsid w:val="001D5309"/>
    <w:rsid w:val="001D67E4"/>
    <w:rsid w:val="001D69CE"/>
    <w:rsid w:val="001D7A9F"/>
    <w:rsid w:val="001DB347"/>
    <w:rsid w:val="001E0011"/>
    <w:rsid w:val="001E0259"/>
    <w:rsid w:val="001E05A0"/>
    <w:rsid w:val="001E1303"/>
    <w:rsid w:val="001E14B0"/>
    <w:rsid w:val="001E233F"/>
    <w:rsid w:val="001E342D"/>
    <w:rsid w:val="001E382A"/>
    <w:rsid w:val="001E4220"/>
    <w:rsid w:val="001E44B2"/>
    <w:rsid w:val="001E469C"/>
    <w:rsid w:val="001E46ED"/>
    <w:rsid w:val="001E4B9F"/>
    <w:rsid w:val="001E5816"/>
    <w:rsid w:val="001E5CF7"/>
    <w:rsid w:val="001E6775"/>
    <w:rsid w:val="001E6942"/>
    <w:rsid w:val="001E6F49"/>
    <w:rsid w:val="001E7A83"/>
    <w:rsid w:val="001F0361"/>
    <w:rsid w:val="001F3917"/>
    <w:rsid w:val="001F3E88"/>
    <w:rsid w:val="001F576C"/>
    <w:rsid w:val="001F5EBC"/>
    <w:rsid w:val="001F5F82"/>
    <w:rsid w:val="001F6905"/>
    <w:rsid w:val="001F6933"/>
    <w:rsid w:val="001F765A"/>
    <w:rsid w:val="002001F7"/>
    <w:rsid w:val="0020024A"/>
    <w:rsid w:val="002004DF"/>
    <w:rsid w:val="00200960"/>
    <w:rsid w:val="00200BF2"/>
    <w:rsid w:val="00200EAE"/>
    <w:rsid w:val="00201CB0"/>
    <w:rsid w:val="00201FEB"/>
    <w:rsid w:val="00202CC8"/>
    <w:rsid w:val="00202F1B"/>
    <w:rsid w:val="002035FF"/>
    <w:rsid w:val="002039DC"/>
    <w:rsid w:val="0020409D"/>
    <w:rsid w:val="0020450F"/>
    <w:rsid w:val="00204EC1"/>
    <w:rsid w:val="00205284"/>
    <w:rsid w:val="00205973"/>
    <w:rsid w:val="00205ABD"/>
    <w:rsid w:val="0020699E"/>
    <w:rsid w:val="002079FD"/>
    <w:rsid w:val="00207B26"/>
    <w:rsid w:val="00207F5C"/>
    <w:rsid w:val="002103C1"/>
    <w:rsid w:val="00210F50"/>
    <w:rsid w:val="0021123E"/>
    <w:rsid w:val="002120D8"/>
    <w:rsid w:val="002123F5"/>
    <w:rsid w:val="00213CA7"/>
    <w:rsid w:val="002140B9"/>
    <w:rsid w:val="00214715"/>
    <w:rsid w:val="00216123"/>
    <w:rsid w:val="00216F24"/>
    <w:rsid w:val="002179D0"/>
    <w:rsid w:val="002200C2"/>
    <w:rsid w:val="00220511"/>
    <w:rsid w:val="00220957"/>
    <w:rsid w:val="00220B04"/>
    <w:rsid w:val="0022116C"/>
    <w:rsid w:val="00222101"/>
    <w:rsid w:val="002225A7"/>
    <w:rsid w:val="00222755"/>
    <w:rsid w:val="002229E7"/>
    <w:rsid w:val="00222E36"/>
    <w:rsid w:val="002233A5"/>
    <w:rsid w:val="0022437E"/>
    <w:rsid w:val="00224807"/>
    <w:rsid w:val="00224DB6"/>
    <w:rsid w:val="00225EA5"/>
    <w:rsid w:val="002264E5"/>
    <w:rsid w:val="00226616"/>
    <w:rsid w:val="00226FAD"/>
    <w:rsid w:val="00227381"/>
    <w:rsid w:val="00230202"/>
    <w:rsid w:val="00230700"/>
    <w:rsid w:val="00230E5D"/>
    <w:rsid w:val="00230F77"/>
    <w:rsid w:val="0023190A"/>
    <w:rsid w:val="00232F1A"/>
    <w:rsid w:val="00233920"/>
    <w:rsid w:val="00233D0E"/>
    <w:rsid w:val="0023415D"/>
    <w:rsid w:val="0023446A"/>
    <w:rsid w:val="00234BC2"/>
    <w:rsid w:val="00234C27"/>
    <w:rsid w:val="002352C6"/>
    <w:rsid w:val="00235697"/>
    <w:rsid w:val="00235792"/>
    <w:rsid w:val="0023581D"/>
    <w:rsid w:val="00235FB3"/>
    <w:rsid w:val="002362C1"/>
    <w:rsid w:val="0023673B"/>
    <w:rsid w:val="00236D95"/>
    <w:rsid w:val="00237420"/>
    <w:rsid w:val="00237A82"/>
    <w:rsid w:val="00237BA4"/>
    <w:rsid w:val="00237D74"/>
    <w:rsid w:val="002401F3"/>
    <w:rsid w:val="00240325"/>
    <w:rsid w:val="00240740"/>
    <w:rsid w:val="0024078E"/>
    <w:rsid w:val="002408E5"/>
    <w:rsid w:val="00240DF1"/>
    <w:rsid w:val="00240E90"/>
    <w:rsid w:val="002422A4"/>
    <w:rsid w:val="00242935"/>
    <w:rsid w:val="0024313E"/>
    <w:rsid w:val="002435DB"/>
    <w:rsid w:val="00244200"/>
    <w:rsid w:val="00244474"/>
    <w:rsid w:val="00244C76"/>
    <w:rsid w:val="00244CDD"/>
    <w:rsid w:val="00244FE6"/>
    <w:rsid w:val="0024627D"/>
    <w:rsid w:val="00246633"/>
    <w:rsid w:val="0024696F"/>
    <w:rsid w:val="00246B89"/>
    <w:rsid w:val="00246F75"/>
    <w:rsid w:val="00247157"/>
    <w:rsid w:val="00247518"/>
    <w:rsid w:val="002475C3"/>
    <w:rsid w:val="00250026"/>
    <w:rsid w:val="00250A57"/>
    <w:rsid w:val="002511EB"/>
    <w:rsid w:val="00251E43"/>
    <w:rsid w:val="00252541"/>
    <w:rsid w:val="00252ADC"/>
    <w:rsid w:val="00253B3B"/>
    <w:rsid w:val="002547E9"/>
    <w:rsid w:val="002549BF"/>
    <w:rsid w:val="00254CA0"/>
    <w:rsid w:val="002554F3"/>
    <w:rsid w:val="002559F4"/>
    <w:rsid w:val="0025607C"/>
    <w:rsid w:val="00256853"/>
    <w:rsid w:val="00256C79"/>
    <w:rsid w:val="00257A02"/>
    <w:rsid w:val="00257AFF"/>
    <w:rsid w:val="002621D7"/>
    <w:rsid w:val="002628D4"/>
    <w:rsid w:val="00262CC9"/>
    <w:rsid w:val="00263EA1"/>
    <w:rsid w:val="00263F53"/>
    <w:rsid w:val="002640D6"/>
    <w:rsid w:val="00264962"/>
    <w:rsid w:val="00264C0B"/>
    <w:rsid w:val="00265281"/>
    <w:rsid w:val="00265751"/>
    <w:rsid w:val="00265BA8"/>
    <w:rsid w:val="00265F31"/>
    <w:rsid w:val="002677F9"/>
    <w:rsid w:val="00267C4C"/>
    <w:rsid w:val="00267D78"/>
    <w:rsid w:val="002704A4"/>
    <w:rsid w:val="002718E5"/>
    <w:rsid w:val="00273974"/>
    <w:rsid w:val="002747D5"/>
    <w:rsid w:val="00275270"/>
    <w:rsid w:val="002764A3"/>
    <w:rsid w:val="00277B46"/>
    <w:rsid w:val="00280701"/>
    <w:rsid w:val="00280FFC"/>
    <w:rsid w:val="00281BE9"/>
    <w:rsid w:val="00282643"/>
    <w:rsid w:val="002832EA"/>
    <w:rsid w:val="0028377A"/>
    <w:rsid w:val="002838C8"/>
    <w:rsid w:val="00283BB4"/>
    <w:rsid w:val="00283D60"/>
    <w:rsid w:val="00284313"/>
    <w:rsid w:val="00285145"/>
    <w:rsid w:val="00286388"/>
    <w:rsid w:val="0028722D"/>
    <w:rsid w:val="0029098B"/>
    <w:rsid w:val="002917A7"/>
    <w:rsid w:val="00292517"/>
    <w:rsid w:val="0029280D"/>
    <w:rsid w:val="00292B7A"/>
    <w:rsid w:val="00292C7A"/>
    <w:rsid w:val="002941A3"/>
    <w:rsid w:val="00294599"/>
    <w:rsid w:val="00294701"/>
    <w:rsid w:val="00294828"/>
    <w:rsid w:val="0029619E"/>
    <w:rsid w:val="00296FF4"/>
    <w:rsid w:val="0029787D"/>
    <w:rsid w:val="002A01EB"/>
    <w:rsid w:val="002A067B"/>
    <w:rsid w:val="002A08AB"/>
    <w:rsid w:val="002A0C34"/>
    <w:rsid w:val="002A0CAA"/>
    <w:rsid w:val="002A0ECD"/>
    <w:rsid w:val="002A2D11"/>
    <w:rsid w:val="002A33B5"/>
    <w:rsid w:val="002A36A4"/>
    <w:rsid w:val="002A373E"/>
    <w:rsid w:val="002A397A"/>
    <w:rsid w:val="002A3A3D"/>
    <w:rsid w:val="002A3B9F"/>
    <w:rsid w:val="002A3ED4"/>
    <w:rsid w:val="002A54A0"/>
    <w:rsid w:val="002A5CC4"/>
    <w:rsid w:val="002A6C85"/>
    <w:rsid w:val="002A73E4"/>
    <w:rsid w:val="002A7F4B"/>
    <w:rsid w:val="002B0262"/>
    <w:rsid w:val="002B057C"/>
    <w:rsid w:val="002B09C5"/>
    <w:rsid w:val="002B0B3B"/>
    <w:rsid w:val="002B214C"/>
    <w:rsid w:val="002B2752"/>
    <w:rsid w:val="002B3459"/>
    <w:rsid w:val="002B348C"/>
    <w:rsid w:val="002B3ADD"/>
    <w:rsid w:val="002B3F66"/>
    <w:rsid w:val="002B5205"/>
    <w:rsid w:val="002B55E4"/>
    <w:rsid w:val="002B5F97"/>
    <w:rsid w:val="002B6190"/>
    <w:rsid w:val="002C05FF"/>
    <w:rsid w:val="002C06D4"/>
    <w:rsid w:val="002C0998"/>
    <w:rsid w:val="002C14DB"/>
    <w:rsid w:val="002C229D"/>
    <w:rsid w:val="002C3AD9"/>
    <w:rsid w:val="002C3C42"/>
    <w:rsid w:val="002C3CDA"/>
    <w:rsid w:val="002C3D9B"/>
    <w:rsid w:val="002C3DF4"/>
    <w:rsid w:val="002C5F61"/>
    <w:rsid w:val="002C692B"/>
    <w:rsid w:val="002C777C"/>
    <w:rsid w:val="002D0136"/>
    <w:rsid w:val="002D02CC"/>
    <w:rsid w:val="002D0EF6"/>
    <w:rsid w:val="002D0F0B"/>
    <w:rsid w:val="002D16A1"/>
    <w:rsid w:val="002D1B95"/>
    <w:rsid w:val="002D34A4"/>
    <w:rsid w:val="002D36BD"/>
    <w:rsid w:val="002D3CBF"/>
    <w:rsid w:val="002D3D70"/>
    <w:rsid w:val="002D4997"/>
    <w:rsid w:val="002D51A8"/>
    <w:rsid w:val="002D58B0"/>
    <w:rsid w:val="002D604E"/>
    <w:rsid w:val="002D6087"/>
    <w:rsid w:val="002D61B7"/>
    <w:rsid w:val="002D6D9A"/>
    <w:rsid w:val="002D71B7"/>
    <w:rsid w:val="002D7535"/>
    <w:rsid w:val="002D7859"/>
    <w:rsid w:val="002D7E91"/>
    <w:rsid w:val="002E0002"/>
    <w:rsid w:val="002E0D4E"/>
    <w:rsid w:val="002E1F70"/>
    <w:rsid w:val="002E20EB"/>
    <w:rsid w:val="002E2B26"/>
    <w:rsid w:val="002E3828"/>
    <w:rsid w:val="002E3B04"/>
    <w:rsid w:val="002E48C9"/>
    <w:rsid w:val="002E5268"/>
    <w:rsid w:val="002E52FA"/>
    <w:rsid w:val="002E65B9"/>
    <w:rsid w:val="002E7736"/>
    <w:rsid w:val="002E7A87"/>
    <w:rsid w:val="002F00E6"/>
    <w:rsid w:val="002F02F0"/>
    <w:rsid w:val="002F0C8B"/>
    <w:rsid w:val="002F0CC4"/>
    <w:rsid w:val="002F153B"/>
    <w:rsid w:val="002F1D1E"/>
    <w:rsid w:val="002F2C1C"/>
    <w:rsid w:val="002F2F86"/>
    <w:rsid w:val="002F385D"/>
    <w:rsid w:val="002F39B8"/>
    <w:rsid w:val="002F3EB5"/>
    <w:rsid w:val="002F49B6"/>
    <w:rsid w:val="002F4B55"/>
    <w:rsid w:val="002F4E48"/>
    <w:rsid w:val="002F4F7D"/>
    <w:rsid w:val="002F5CE5"/>
    <w:rsid w:val="002F6055"/>
    <w:rsid w:val="002F6EC3"/>
    <w:rsid w:val="002F73BC"/>
    <w:rsid w:val="002F7A32"/>
    <w:rsid w:val="002F7AF6"/>
    <w:rsid w:val="00300603"/>
    <w:rsid w:val="003009C7"/>
    <w:rsid w:val="003011C9"/>
    <w:rsid w:val="00301A2B"/>
    <w:rsid w:val="00302487"/>
    <w:rsid w:val="003026BD"/>
    <w:rsid w:val="0030322D"/>
    <w:rsid w:val="0030356C"/>
    <w:rsid w:val="003046C2"/>
    <w:rsid w:val="00304A01"/>
    <w:rsid w:val="0030508C"/>
    <w:rsid w:val="00305548"/>
    <w:rsid w:val="00305E87"/>
    <w:rsid w:val="00307C32"/>
    <w:rsid w:val="00307FB0"/>
    <w:rsid w:val="0031020C"/>
    <w:rsid w:val="0031118D"/>
    <w:rsid w:val="00311E10"/>
    <w:rsid w:val="003127EB"/>
    <w:rsid w:val="003132FB"/>
    <w:rsid w:val="00314C6E"/>
    <w:rsid w:val="00314F9C"/>
    <w:rsid w:val="00315C84"/>
    <w:rsid w:val="003165A9"/>
    <w:rsid w:val="003165DC"/>
    <w:rsid w:val="00316C51"/>
    <w:rsid w:val="00316FF4"/>
    <w:rsid w:val="0031791C"/>
    <w:rsid w:val="00317F7B"/>
    <w:rsid w:val="00320C95"/>
    <w:rsid w:val="00321229"/>
    <w:rsid w:val="00321465"/>
    <w:rsid w:val="00321DAB"/>
    <w:rsid w:val="00321FCD"/>
    <w:rsid w:val="00322703"/>
    <w:rsid w:val="003239FB"/>
    <w:rsid w:val="00324104"/>
    <w:rsid w:val="0032447F"/>
    <w:rsid w:val="0032494F"/>
    <w:rsid w:val="00324AFC"/>
    <w:rsid w:val="00324E18"/>
    <w:rsid w:val="00324E8C"/>
    <w:rsid w:val="00325751"/>
    <w:rsid w:val="00325DF7"/>
    <w:rsid w:val="003269C7"/>
    <w:rsid w:val="00327159"/>
    <w:rsid w:val="00327310"/>
    <w:rsid w:val="003277E8"/>
    <w:rsid w:val="003301BC"/>
    <w:rsid w:val="0033045C"/>
    <w:rsid w:val="00330B56"/>
    <w:rsid w:val="0033160A"/>
    <w:rsid w:val="003316A0"/>
    <w:rsid w:val="003322C7"/>
    <w:rsid w:val="003334A9"/>
    <w:rsid w:val="00333DB0"/>
    <w:rsid w:val="00333EDA"/>
    <w:rsid w:val="00334024"/>
    <w:rsid w:val="00334831"/>
    <w:rsid w:val="00334D58"/>
    <w:rsid w:val="00335980"/>
    <w:rsid w:val="0033758C"/>
    <w:rsid w:val="003400C4"/>
    <w:rsid w:val="003402D2"/>
    <w:rsid w:val="003403CF"/>
    <w:rsid w:val="003407C8"/>
    <w:rsid w:val="00343189"/>
    <w:rsid w:val="0034379E"/>
    <w:rsid w:val="003443CA"/>
    <w:rsid w:val="00344F78"/>
    <w:rsid w:val="00346A63"/>
    <w:rsid w:val="00346E24"/>
    <w:rsid w:val="0034766A"/>
    <w:rsid w:val="003502CD"/>
    <w:rsid w:val="00350580"/>
    <w:rsid w:val="003510AA"/>
    <w:rsid w:val="003512D3"/>
    <w:rsid w:val="003517FC"/>
    <w:rsid w:val="003519F7"/>
    <w:rsid w:val="00351F46"/>
    <w:rsid w:val="0035233E"/>
    <w:rsid w:val="00352373"/>
    <w:rsid w:val="003527CA"/>
    <w:rsid w:val="00352DF8"/>
    <w:rsid w:val="003541C9"/>
    <w:rsid w:val="003543E9"/>
    <w:rsid w:val="00354ABA"/>
    <w:rsid w:val="00354C9E"/>
    <w:rsid w:val="00355B78"/>
    <w:rsid w:val="00355D13"/>
    <w:rsid w:val="0035628B"/>
    <w:rsid w:val="00356709"/>
    <w:rsid w:val="0035681B"/>
    <w:rsid w:val="00357B8C"/>
    <w:rsid w:val="0036035B"/>
    <w:rsid w:val="00360B94"/>
    <w:rsid w:val="003610D1"/>
    <w:rsid w:val="00361202"/>
    <w:rsid w:val="00361B60"/>
    <w:rsid w:val="003622A2"/>
    <w:rsid w:val="00362A1F"/>
    <w:rsid w:val="00362B04"/>
    <w:rsid w:val="003634F6"/>
    <w:rsid w:val="00363DA4"/>
    <w:rsid w:val="00364370"/>
    <w:rsid w:val="00364903"/>
    <w:rsid w:val="00364E31"/>
    <w:rsid w:val="00365531"/>
    <w:rsid w:val="00365737"/>
    <w:rsid w:val="00365AD0"/>
    <w:rsid w:val="00366CA2"/>
    <w:rsid w:val="003672DF"/>
    <w:rsid w:val="00370BF0"/>
    <w:rsid w:val="00371179"/>
    <w:rsid w:val="00371689"/>
    <w:rsid w:val="003718AD"/>
    <w:rsid w:val="00372CB6"/>
    <w:rsid w:val="00372CBE"/>
    <w:rsid w:val="0037391B"/>
    <w:rsid w:val="00373B26"/>
    <w:rsid w:val="00373CD5"/>
    <w:rsid w:val="00374712"/>
    <w:rsid w:val="00374E0A"/>
    <w:rsid w:val="0037529C"/>
    <w:rsid w:val="00375C67"/>
    <w:rsid w:val="0037604C"/>
    <w:rsid w:val="003760AD"/>
    <w:rsid w:val="003763C0"/>
    <w:rsid w:val="0037643A"/>
    <w:rsid w:val="003776A3"/>
    <w:rsid w:val="00380B22"/>
    <w:rsid w:val="00380BCF"/>
    <w:rsid w:val="0038147F"/>
    <w:rsid w:val="00382340"/>
    <w:rsid w:val="0038284D"/>
    <w:rsid w:val="003833A4"/>
    <w:rsid w:val="00384671"/>
    <w:rsid w:val="00384918"/>
    <w:rsid w:val="00385228"/>
    <w:rsid w:val="003853FE"/>
    <w:rsid w:val="003855E8"/>
    <w:rsid w:val="00385AF9"/>
    <w:rsid w:val="00386408"/>
    <w:rsid w:val="00387589"/>
    <w:rsid w:val="00387674"/>
    <w:rsid w:val="0038775A"/>
    <w:rsid w:val="00387A8D"/>
    <w:rsid w:val="00387C87"/>
    <w:rsid w:val="00387F84"/>
    <w:rsid w:val="003906E8"/>
    <w:rsid w:val="003915E7"/>
    <w:rsid w:val="003925F8"/>
    <w:rsid w:val="00392C31"/>
    <w:rsid w:val="00392E72"/>
    <w:rsid w:val="003944D8"/>
    <w:rsid w:val="00397571"/>
    <w:rsid w:val="0039762E"/>
    <w:rsid w:val="00397B28"/>
    <w:rsid w:val="003A00DC"/>
    <w:rsid w:val="003A0388"/>
    <w:rsid w:val="003A08E2"/>
    <w:rsid w:val="003A12D8"/>
    <w:rsid w:val="003A1477"/>
    <w:rsid w:val="003A176A"/>
    <w:rsid w:val="003A1911"/>
    <w:rsid w:val="003A25F7"/>
    <w:rsid w:val="003A2C3E"/>
    <w:rsid w:val="003A2E4B"/>
    <w:rsid w:val="003A36F1"/>
    <w:rsid w:val="003A39D4"/>
    <w:rsid w:val="003A4336"/>
    <w:rsid w:val="003A46C3"/>
    <w:rsid w:val="003A4C10"/>
    <w:rsid w:val="003A5745"/>
    <w:rsid w:val="003A5F9A"/>
    <w:rsid w:val="003A6FBB"/>
    <w:rsid w:val="003B021B"/>
    <w:rsid w:val="003B057E"/>
    <w:rsid w:val="003B0FED"/>
    <w:rsid w:val="003B10EC"/>
    <w:rsid w:val="003B1688"/>
    <w:rsid w:val="003B1849"/>
    <w:rsid w:val="003B36E0"/>
    <w:rsid w:val="003B420B"/>
    <w:rsid w:val="003B45BC"/>
    <w:rsid w:val="003B517E"/>
    <w:rsid w:val="003B596A"/>
    <w:rsid w:val="003B7E20"/>
    <w:rsid w:val="003C0359"/>
    <w:rsid w:val="003C0F68"/>
    <w:rsid w:val="003C1ADF"/>
    <w:rsid w:val="003C443B"/>
    <w:rsid w:val="003C4B91"/>
    <w:rsid w:val="003C5A89"/>
    <w:rsid w:val="003C5E40"/>
    <w:rsid w:val="003C601C"/>
    <w:rsid w:val="003C67BB"/>
    <w:rsid w:val="003C6B07"/>
    <w:rsid w:val="003C6C54"/>
    <w:rsid w:val="003C6D23"/>
    <w:rsid w:val="003C7195"/>
    <w:rsid w:val="003C78E3"/>
    <w:rsid w:val="003D11AC"/>
    <w:rsid w:val="003D1699"/>
    <w:rsid w:val="003D1B5A"/>
    <w:rsid w:val="003D21E7"/>
    <w:rsid w:val="003D2404"/>
    <w:rsid w:val="003D25AE"/>
    <w:rsid w:val="003D2F73"/>
    <w:rsid w:val="003D3052"/>
    <w:rsid w:val="003D3DEC"/>
    <w:rsid w:val="003D4443"/>
    <w:rsid w:val="003D4CBD"/>
    <w:rsid w:val="003D569F"/>
    <w:rsid w:val="003D6A78"/>
    <w:rsid w:val="003D6E30"/>
    <w:rsid w:val="003E02AE"/>
    <w:rsid w:val="003E2871"/>
    <w:rsid w:val="003E4394"/>
    <w:rsid w:val="003E4BAA"/>
    <w:rsid w:val="003E509D"/>
    <w:rsid w:val="003E5493"/>
    <w:rsid w:val="003E592B"/>
    <w:rsid w:val="003E5B62"/>
    <w:rsid w:val="003E65F8"/>
    <w:rsid w:val="003E6B38"/>
    <w:rsid w:val="003E6F20"/>
    <w:rsid w:val="003F05C0"/>
    <w:rsid w:val="003F0974"/>
    <w:rsid w:val="003F0D10"/>
    <w:rsid w:val="003F0F9D"/>
    <w:rsid w:val="003F11F1"/>
    <w:rsid w:val="003F20C8"/>
    <w:rsid w:val="003F357F"/>
    <w:rsid w:val="003F41B5"/>
    <w:rsid w:val="003F42FD"/>
    <w:rsid w:val="003F5151"/>
    <w:rsid w:val="003F5D6D"/>
    <w:rsid w:val="003F662A"/>
    <w:rsid w:val="003F6DBD"/>
    <w:rsid w:val="003F781A"/>
    <w:rsid w:val="003F788B"/>
    <w:rsid w:val="003F7964"/>
    <w:rsid w:val="003F7B56"/>
    <w:rsid w:val="00400BAE"/>
    <w:rsid w:val="00400ED7"/>
    <w:rsid w:val="00401834"/>
    <w:rsid w:val="00401982"/>
    <w:rsid w:val="004027DC"/>
    <w:rsid w:val="00403838"/>
    <w:rsid w:val="00403C46"/>
    <w:rsid w:val="00403DEA"/>
    <w:rsid w:val="00403E7B"/>
    <w:rsid w:val="00404C09"/>
    <w:rsid w:val="00405589"/>
    <w:rsid w:val="0040587E"/>
    <w:rsid w:val="00405F1F"/>
    <w:rsid w:val="004065DF"/>
    <w:rsid w:val="00406C0B"/>
    <w:rsid w:val="0040774F"/>
    <w:rsid w:val="00407A94"/>
    <w:rsid w:val="004107F6"/>
    <w:rsid w:val="0041100D"/>
    <w:rsid w:val="004114D2"/>
    <w:rsid w:val="004115E1"/>
    <w:rsid w:val="004126C5"/>
    <w:rsid w:val="004130E6"/>
    <w:rsid w:val="00413203"/>
    <w:rsid w:val="004132F5"/>
    <w:rsid w:val="0041330F"/>
    <w:rsid w:val="00414E81"/>
    <w:rsid w:val="00415FC0"/>
    <w:rsid w:val="00416136"/>
    <w:rsid w:val="00416385"/>
    <w:rsid w:val="00416812"/>
    <w:rsid w:val="004172A9"/>
    <w:rsid w:val="00417AB7"/>
    <w:rsid w:val="0042027D"/>
    <w:rsid w:val="004204A8"/>
    <w:rsid w:val="00420D8F"/>
    <w:rsid w:val="00422A63"/>
    <w:rsid w:val="00422BAB"/>
    <w:rsid w:val="00422EA1"/>
    <w:rsid w:val="004235A3"/>
    <w:rsid w:val="00423BE9"/>
    <w:rsid w:val="004240AC"/>
    <w:rsid w:val="00424282"/>
    <w:rsid w:val="00424425"/>
    <w:rsid w:val="004255C8"/>
    <w:rsid w:val="00425CDC"/>
    <w:rsid w:val="00425EC9"/>
    <w:rsid w:val="004260F7"/>
    <w:rsid w:val="00426572"/>
    <w:rsid w:val="00426E19"/>
    <w:rsid w:val="00427784"/>
    <w:rsid w:val="00427D66"/>
    <w:rsid w:val="0043021F"/>
    <w:rsid w:val="0043032A"/>
    <w:rsid w:val="00430E60"/>
    <w:rsid w:val="004320A5"/>
    <w:rsid w:val="00432982"/>
    <w:rsid w:val="004334A7"/>
    <w:rsid w:val="00434305"/>
    <w:rsid w:val="004348EC"/>
    <w:rsid w:val="00434AA2"/>
    <w:rsid w:val="00435B20"/>
    <w:rsid w:val="00435E4D"/>
    <w:rsid w:val="00437509"/>
    <w:rsid w:val="00437D2E"/>
    <w:rsid w:val="00437D7F"/>
    <w:rsid w:val="00440D5C"/>
    <w:rsid w:val="00440E7F"/>
    <w:rsid w:val="004419AE"/>
    <w:rsid w:val="00441F0B"/>
    <w:rsid w:val="004421A5"/>
    <w:rsid w:val="00443407"/>
    <w:rsid w:val="004441FB"/>
    <w:rsid w:val="00444363"/>
    <w:rsid w:val="0044589D"/>
    <w:rsid w:val="00445E02"/>
    <w:rsid w:val="00445F33"/>
    <w:rsid w:val="004463A7"/>
    <w:rsid w:val="004465EE"/>
    <w:rsid w:val="004476FD"/>
    <w:rsid w:val="00447B12"/>
    <w:rsid w:val="004509F0"/>
    <w:rsid w:val="00451A65"/>
    <w:rsid w:val="00452159"/>
    <w:rsid w:val="00452518"/>
    <w:rsid w:val="00452615"/>
    <w:rsid w:val="00454710"/>
    <w:rsid w:val="00454E8A"/>
    <w:rsid w:val="0045582D"/>
    <w:rsid w:val="0045584F"/>
    <w:rsid w:val="00455D71"/>
    <w:rsid w:val="004565F5"/>
    <w:rsid w:val="00456B31"/>
    <w:rsid w:val="004574DD"/>
    <w:rsid w:val="0045755F"/>
    <w:rsid w:val="004604F4"/>
    <w:rsid w:val="00460C24"/>
    <w:rsid w:val="00460EAC"/>
    <w:rsid w:val="004619F4"/>
    <w:rsid w:val="004623BE"/>
    <w:rsid w:val="00462630"/>
    <w:rsid w:val="00462825"/>
    <w:rsid w:val="00462BC5"/>
    <w:rsid w:val="00462F8C"/>
    <w:rsid w:val="004634A0"/>
    <w:rsid w:val="00463573"/>
    <w:rsid w:val="00463CE6"/>
    <w:rsid w:val="004643C0"/>
    <w:rsid w:val="004652DC"/>
    <w:rsid w:val="0046566C"/>
    <w:rsid w:val="0047089C"/>
    <w:rsid w:val="0047142B"/>
    <w:rsid w:val="004717BA"/>
    <w:rsid w:val="00471A20"/>
    <w:rsid w:val="00471A6C"/>
    <w:rsid w:val="00472190"/>
    <w:rsid w:val="0047314C"/>
    <w:rsid w:val="004731BD"/>
    <w:rsid w:val="00473664"/>
    <w:rsid w:val="004736D4"/>
    <w:rsid w:val="00474411"/>
    <w:rsid w:val="00474BC0"/>
    <w:rsid w:val="0047514A"/>
    <w:rsid w:val="004755EC"/>
    <w:rsid w:val="00476021"/>
    <w:rsid w:val="004790DB"/>
    <w:rsid w:val="00480097"/>
    <w:rsid w:val="004800B7"/>
    <w:rsid w:val="00480221"/>
    <w:rsid w:val="0048070A"/>
    <w:rsid w:val="00481904"/>
    <w:rsid w:val="00482A28"/>
    <w:rsid w:val="0048445F"/>
    <w:rsid w:val="004848EB"/>
    <w:rsid w:val="00484F8A"/>
    <w:rsid w:val="004853A2"/>
    <w:rsid w:val="00485E61"/>
    <w:rsid w:val="00487132"/>
    <w:rsid w:val="00487C2F"/>
    <w:rsid w:val="00490655"/>
    <w:rsid w:val="00490CE0"/>
    <w:rsid w:val="00490DCE"/>
    <w:rsid w:val="00491CF4"/>
    <w:rsid w:val="00491EBE"/>
    <w:rsid w:val="0049256A"/>
    <w:rsid w:val="0049271C"/>
    <w:rsid w:val="004936E7"/>
    <w:rsid w:val="00494FD3"/>
    <w:rsid w:val="00495131"/>
    <w:rsid w:val="00495FA7"/>
    <w:rsid w:val="00496016"/>
    <w:rsid w:val="00496FC0"/>
    <w:rsid w:val="004971C8"/>
    <w:rsid w:val="004973A4"/>
    <w:rsid w:val="004975F0"/>
    <w:rsid w:val="00497C3D"/>
    <w:rsid w:val="004A0304"/>
    <w:rsid w:val="004A03D8"/>
    <w:rsid w:val="004A05E7"/>
    <w:rsid w:val="004A0859"/>
    <w:rsid w:val="004A0D21"/>
    <w:rsid w:val="004A0F19"/>
    <w:rsid w:val="004A1EB6"/>
    <w:rsid w:val="004A37D1"/>
    <w:rsid w:val="004A3DFF"/>
    <w:rsid w:val="004A4964"/>
    <w:rsid w:val="004A5EE8"/>
    <w:rsid w:val="004A7CA0"/>
    <w:rsid w:val="004A7CE9"/>
    <w:rsid w:val="004B0A6F"/>
    <w:rsid w:val="004B0A71"/>
    <w:rsid w:val="004B1B52"/>
    <w:rsid w:val="004B1F59"/>
    <w:rsid w:val="004B25A8"/>
    <w:rsid w:val="004B2772"/>
    <w:rsid w:val="004B3162"/>
    <w:rsid w:val="004B3715"/>
    <w:rsid w:val="004B450D"/>
    <w:rsid w:val="004B484A"/>
    <w:rsid w:val="004B601C"/>
    <w:rsid w:val="004B6E3E"/>
    <w:rsid w:val="004B7DEB"/>
    <w:rsid w:val="004C118D"/>
    <w:rsid w:val="004C148A"/>
    <w:rsid w:val="004C31B2"/>
    <w:rsid w:val="004C3640"/>
    <w:rsid w:val="004C3770"/>
    <w:rsid w:val="004C3A98"/>
    <w:rsid w:val="004C3BBE"/>
    <w:rsid w:val="004C4419"/>
    <w:rsid w:val="004C4B2B"/>
    <w:rsid w:val="004C4C09"/>
    <w:rsid w:val="004C5084"/>
    <w:rsid w:val="004C5874"/>
    <w:rsid w:val="004C64E7"/>
    <w:rsid w:val="004C6E9B"/>
    <w:rsid w:val="004C7CD4"/>
    <w:rsid w:val="004D0467"/>
    <w:rsid w:val="004D05B7"/>
    <w:rsid w:val="004D071B"/>
    <w:rsid w:val="004D0913"/>
    <w:rsid w:val="004D116A"/>
    <w:rsid w:val="004D1703"/>
    <w:rsid w:val="004D1A91"/>
    <w:rsid w:val="004D1E04"/>
    <w:rsid w:val="004D24DC"/>
    <w:rsid w:val="004D3679"/>
    <w:rsid w:val="004D3904"/>
    <w:rsid w:val="004D3933"/>
    <w:rsid w:val="004D3E53"/>
    <w:rsid w:val="004D3EC5"/>
    <w:rsid w:val="004D4D66"/>
    <w:rsid w:val="004D5447"/>
    <w:rsid w:val="004D5646"/>
    <w:rsid w:val="004D63D2"/>
    <w:rsid w:val="004D6EDB"/>
    <w:rsid w:val="004D78C1"/>
    <w:rsid w:val="004D79DE"/>
    <w:rsid w:val="004D7F6B"/>
    <w:rsid w:val="004E123C"/>
    <w:rsid w:val="004E1B42"/>
    <w:rsid w:val="004E1F0C"/>
    <w:rsid w:val="004E2F67"/>
    <w:rsid w:val="004E30B0"/>
    <w:rsid w:val="004E3155"/>
    <w:rsid w:val="004E3476"/>
    <w:rsid w:val="004E4032"/>
    <w:rsid w:val="004E4527"/>
    <w:rsid w:val="004E471B"/>
    <w:rsid w:val="004E4E88"/>
    <w:rsid w:val="004E5810"/>
    <w:rsid w:val="004E5A94"/>
    <w:rsid w:val="004E60A6"/>
    <w:rsid w:val="004E683B"/>
    <w:rsid w:val="004E6C5C"/>
    <w:rsid w:val="004E7222"/>
    <w:rsid w:val="004E76AC"/>
    <w:rsid w:val="004E7D31"/>
    <w:rsid w:val="004E7E30"/>
    <w:rsid w:val="004E841E"/>
    <w:rsid w:val="004F044B"/>
    <w:rsid w:val="004F077A"/>
    <w:rsid w:val="004F09A3"/>
    <w:rsid w:val="004F1567"/>
    <w:rsid w:val="004F21D0"/>
    <w:rsid w:val="004F2C66"/>
    <w:rsid w:val="004F47D3"/>
    <w:rsid w:val="004F4B4D"/>
    <w:rsid w:val="004F5E17"/>
    <w:rsid w:val="004F63E3"/>
    <w:rsid w:val="004F654F"/>
    <w:rsid w:val="004F7251"/>
    <w:rsid w:val="004F7A46"/>
    <w:rsid w:val="00500147"/>
    <w:rsid w:val="00501A39"/>
    <w:rsid w:val="00501BD9"/>
    <w:rsid w:val="00502484"/>
    <w:rsid w:val="0050327E"/>
    <w:rsid w:val="0050383A"/>
    <w:rsid w:val="00503B03"/>
    <w:rsid w:val="00504688"/>
    <w:rsid w:val="00510FEE"/>
    <w:rsid w:val="005117C9"/>
    <w:rsid w:val="00511E54"/>
    <w:rsid w:val="00511F2C"/>
    <w:rsid w:val="00512165"/>
    <w:rsid w:val="005127CD"/>
    <w:rsid w:val="005136DE"/>
    <w:rsid w:val="00513E55"/>
    <w:rsid w:val="005146ED"/>
    <w:rsid w:val="00515F20"/>
    <w:rsid w:val="00516647"/>
    <w:rsid w:val="00516812"/>
    <w:rsid w:val="00516BFD"/>
    <w:rsid w:val="00516C72"/>
    <w:rsid w:val="00516D77"/>
    <w:rsid w:val="005179E1"/>
    <w:rsid w:val="00520664"/>
    <w:rsid w:val="00520E7C"/>
    <w:rsid w:val="00521183"/>
    <w:rsid w:val="005215A9"/>
    <w:rsid w:val="00521EBE"/>
    <w:rsid w:val="00522BC2"/>
    <w:rsid w:val="00523526"/>
    <w:rsid w:val="00524625"/>
    <w:rsid w:val="005257E9"/>
    <w:rsid w:val="00525C42"/>
    <w:rsid w:val="00526CC8"/>
    <w:rsid w:val="00527823"/>
    <w:rsid w:val="00527C4F"/>
    <w:rsid w:val="00530AAB"/>
    <w:rsid w:val="0053109E"/>
    <w:rsid w:val="005319DB"/>
    <w:rsid w:val="00531B07"/>
    <w:rsid w:val="00531D13"/>
    <w:rsid w:val="00531DF1"/>
    <w:rsid w:val="0053217E"/>
    <w:rsid w:val="00532705"/>
    <w:rsid w:val="0053288D"/>
    <w:rsid w:val="00533023"/>
    <w:rsid w:val="00534B78"/>
    <w:rsid w:val="00534F5E"/>
    <w:rsid w:val="00535923"/>
    <w:rsid w:val="00535C6A"/>
    <w:rsid w:val="00540C3F"/>
    <w:rsid w:val="005415EE"/>
    <w:rsid w:val="00541B9F"/>
    <w:rsid w:val="0054373D"/>
    <w:rsid w:val="00543D97"/>
    <w:rsid w:val="00544402"/>
    <w:rsid w:val="00544428"/>
    <w:rsid w:val="00545363"/>
    <w:rsid w:val="005453A4"/>
    <w:rsid w:val="00545A00"/>
    <w:rsid w:val="00546122"/>
    <w:rsid w:val="00546952"/>
    <w:rsid w:val="005472A4"/>
    <w:rsid w:val="005476A6"/>
    <w:rsid w:val="0055134C"/>
    <w:rsid w:val="00551B45"/>
    <w:rsid w:val="00551DB6"/>
    <w:rsid w:val="00551E60"/>
    <w:rsid w:val="005520F3"/>
    <w:rsid w:val="00552489"/>
    <w:rsid w:val="005533D5"/>
    <w:rsid w:val="00553B6D"/>
    <w:rsid w:val="005543E2"/>
    <w:rsid w:val="00555D90"/>
    <w:rsid w:val="0055716B"/>
    <w:rsid w:val="005575A4"/>
    <w:rsid w:val="00557F31"/>
    <w:rsid w:val="00560073"/>
    <w:rsid w:val="00560616"/>
    <w:rsid w:val="0056110A"/>
    <w:rsid w:val="005611D2"/>
    <w:rsid w:val="00561BD6"/>
    <w:rsid w:val="005621A2"/>
    <w:rsid w:val="005625B3"/>
    <w:rsid w:val="005629D0"/>
    <w:rsid w:val="00562B51"/>
    <w:rsid w:val="00563858"/>
    <w:rsid w:val="00564564"/>
    <w:rsid w:val="00564D7B"/>
    <w:rsid w:val="00564E65"/>
    <w:rsid w:val="00565128"/>
    <w:rsid w:val="00565824"/>
    <w:rsid w:val="0056641A"/>
    <w:rsid w:val="0056789F"/>
    <w:rsid w:val="00567E69"/>
    <w:rsid w:val="00570D34"/>
    <w:rsid w:val="0057123E"/>
    <w:rsid w:val="00571386"/>
    <w:rsid w:val="00571AD4"/>
    <w:rsid w:val="00571F47"/>
    <w:rsid w:val="005723EC"/>
    <w:rsid w:val="0057269C"/>
    <w:rsid w:val="00572F08"/>
    <w:rsid w:val="0057325C"/>
    <w:rsid w:val="00573358"/>
    <w:rsid w:val="005734AE"/>
    <w:rsid w:val="005735AA"/>
    <w:rsid w:val="00573817"/>
    <w:rsid w:val="0057469B"/>
    <w:rsid w:val="00575AEB"/>
    <w:rsid w:val="00576970"/>
    <w:rsid w:val="00576A25"/>
    <w:rsid w:val="00576F28"/>
    <w:rsid w:val="005776A1"/>
    <w:rsid w:val="00577767"/>
    <w:rsid w:val="00577851"/>
    <w:rsid w:val="00577C65"/>
    <w:rsid w:val="00581283"/>
    <w:rsid w:val="00581437"/>
    <w:rsid w:val="00581D7D"/>
    <w:rsid w:val="00581DB7"/>
    <w:rsid w:val="0058227B"/>
    <w:rsid w:val="00582339"/>
    <w:rsid w:val="00582681"/>
    <w:rsid w:val="00583C80"/>
    <w:rsid w:val="00583FFA"/>
    <w:rsid w:val="00584B07"/>
    <w:rsid w:val="00584B70"/>
    <w:rsid w:val="005853F1"/>
    <w:rsid w:val="0058562C"/>
    <w:rsid w:val="005857B4"/>
    <w:rsid w:val="005864E5"/>
    <w:rsid w:val="005867BC"/>
    <w:rsid w:val="00586BF7"/>
    <w:rsid w:val="00586E14"/>
    <w:rsid w:val="00587175"/>
    <w:rsid w:val="0058726A"/>
    <w:rsid w:val="00587F6B"/>
    <w:rsid w:val="00590D6F"/>
    <w:rsid w:val="00591468"/>
    <w:rsid w:val="00591A92"/>
    <w:rsid w:val="00593829"/>
    <w:rsid w:val="00593E0A"/>
    <w:rsid w:val="00594F20"/>
    <w:rsid w:val="005955C2"/>
    <w:rsid w:val="0059605A"/>
    <w:rsid w:val="00596136"/>
    <w:rsid w:val="005970AF"/>
    <w:rsid w:val="0059771E"/>
    <w:rsid w:val="00597D5C"/>
    <w:rsid w:val="005A072F"/>
    <w:rsid w:val="005A0772"/>
    <w:rsid w:val="005A0B06"/>
    <w:rsid w:val="005A1078"/>
    <w:rsid w:val="005A1606"/>
    <w:rsid w:val="005A272E"/>
    <w:rsid w:val="005A2A94"/>
    <w:rsid w:val="005A398B"/>
    <w:rsid w:val="005A3FB0"/>
    <w:rsid w:val="005A4B57"/>
    <w:rsid w:val="005A4CC2"/>
    <w:rsid w:val="005A4D39"/>
    <w:rsid w:val="005A5659"/>
    <w:rsid w:val="005A5E92"/>
    <w:rsid w:val="005A61FA"/>
    <w:rsid w:val="005A7CB3"/>
    <w:rsid w:val="005B0297"/>
    <w:rsid w:val="005B0C99"/>
    <w:rsid w:val="005B187A"/>
    <w:rsid w:val="005B1A02"/>
    <w:rsid w:val="005B2CB6"/>
    <w:rsid w:val="005B3098"/>
    <w:rsid w:val="005B668A"/>
    <w:rsid w:val="005B6E3A"/>
    <w:rsid w:val="005B747E"/>
    <w:rsid w:val="005B7866"/>
    <w:rsid w:val="005B79FE"/>
    <w:rsid w:val="005C062B"/>
    <w:rsid w:val="005C1E3C"/>
    <w:rsid w:val="005C429A"/>
    <w:rsid w:val="005C4EE5"/>
    <w:rsid w:val="005C4F79"/>
    <w:rsid w:val="005C5160"/>
    <w:rsid w:val="005C5713"/>
    <w:rsid w:val="005C76FD"/>
    <w:rsid w:val="005D019E"/>
    <w:rsid w:val="005D0387"/>
    <w:rsid w:val="005D039A"/>
    <w:rsid w:val="005D0437"/>
    <w:rsid w:val="005D071D"/>
    <w:rsid w:val="005D0985"/>
    <w:rsid w:val="005D09D2"/>
    <w:rsid w:val="005D0D69"/>
    <w:rsid w:val="005D11A3"/>
    <w:rsid w:val="005D1B14"/>
    <w:rsid w:val="005D253D"/>
    <w:rsid w:val="005D2F10"/>
    <w:rsid w:val="005D5005"/>
    <w:rsid w:val="005D5168"/>
    <w:rsid w:val="005D5E52"/>
    <w:rsid w:val="005D6788"/>
    <w:rsid w:val="005D6ACE"/>
    <w:rsid w:val="005D6D64"/>
    <w:rsid w:val="005D6FD6"/>
    <w:rsid w:val="005D711C"/>
    <w:rsid w:val="005D751B"/>
    <w:rsid w:val="005D7B28"/>
    <w:rsid w:val="005D7F66"/>
    <w:rsid w:val="005E09DC"/>
    <w:rsid w:val="005E1179"/>
    <w:rsid w:val="005E1988"/>
    <w:rsid w:val="005E2262"/>
    <w:rsid w:val="005E3352"/>
    <w:rsid w:val="005E3365"/>
    <w:rsid w:val="005E5468"/>
    <w:rsid w:val="005E583B"/>
    <w:rsid w:val="005E5C7B"/>
    <w:rsid w:val="005E628C"/>
    <w:rsid w:val="005E6441"/>
    <w:rsid w:val="005E6D94"/>
    <w:rsid w:val="005E6EED"/>
    <w:rsid w:val="005E6FC5"/>
    <w:rsid w:val="005F026B"/>
    <w:rsid w:val="005F03CA"/>
    <w:rsid w:val="005F04D9"/>
    <w:rsid w:val="005F04FA"/>
    <w:rsid w:val="005F1516"/>
    <w:rsid w:val="005F2988"/>
    <w:rsid w:val="005F2B59"/>
    <w:rsid w:val="005F322B"/>
    <w:rsid w:val="005F327B"/>
    <w:rsid w:val="005F33A8"/>
    <w:rsid w:val="005F39B8"/>
    <w:rsid w:val="005F42D8"/>
    <w:rsid w:val="005F47D5"/>
    <w:rsid w:val="005F4C50"/>
    <w:rsid w:val="005F5679"/>
    <w:rsid w:val="005F6DE1"/>
    <w:rsid w:val="005F7574"/>
    <w:rsid w:val="006019E3"/>
    <w:rsid w:val="006029D5"/>
    <w:rsid w:val="00603DE0"/>
    <w:rsid w:val="0060488B"/>
    <w:rsid w:val="006054FE"/>
    <w:rsid w:val="00605D52"/>
    <w:rsid w:val="00606BBF"/>
    <w:rsid w:val="006075EA"/>
    <w:rsid w:val="00607CDA"/>
    <w:rsid w:val="006114FB"/>
    <w:rsid w:val="00611A8E"/>
    <w:rsid w:val="00611C0F"/>
    <w:rsid w:val="00611D07"/>
    <w:rsid w:val="006142B7"/>
    <w:rsid w:val="00614413"/>
    <w:rsid w:val="00614419"/>
    <w:rsid w:val="006147C6"/>
    <w:rsid w:val="00615151"/>
    <w:rsid w:val="006157D0"/>
    <w:rsid w:val="00615B8E"/>
    <w:rsid w:val="00616C66"/>
    <w:rsid w:val="00617052"/>
    <w:rsid w:val="0062077D"/>
    <w:rsid w:val="006208A3"/>
    <w:rsid w:val="00620969"/>
    <w:rsid w:val="00620C4A"/>
    <w:rsid w:val="00621040"/>
    <w:rsid w:val="0062157A"/>
    <w:rsid w:val="00621B64"/>
    <w:rsid w:val="006227C5"/>
    <w:rsid w:val="0062306E"/>
    <w:rsid w:val="0062393C"/>
    <w:rsid w:val="006242B3"/>
    <w:rsid w:val="00624798"/>
    <w:rsid w:val="00624C75"/>
    <w:rsid w:val="00625083"/>
    <w:rsid w:val="00625C66"/>
    <w:rsid w:val="00627024"/>
    <w:rsid w:val="006275D0"/>
    <w:rsid w:val="006275DF"/>
    <w:rsid w:val="00631078"/>
    <w:rsid w:val="00631ECC"/>
    <w:rsid w:val="00632467"/>
    <w:rsid w:val="0063266D"/>
    <w:rsid w:val="00634905"/>
    <w:rsid w:val="006354F4"/>
    <w:rsid w:val="0063731F"/>
    <w:rsid w:val="00637CFB"/>
    <w:rsid w:val="006400EC"/>
    <w:rsid w:val="00640AD4"/>
    <w:rsid w:val="00640B7A"/>
    <w:rsid w:val="00640CB8"/>
    <w:rsid w:val="00640D86"/>
    <w:rsid w:val="006413B5"/>
    <w:rsid w:val="00641990"/>
    <w:rsid w:val="00641991"/>
    <w:rsid w:val="00641B32"/>
    <w:rsid w:val="00642739"/>
    <w:rsid w:val="006444B6"/>
    <w:rsid w:val="00644520"/>
    <w:rsid w:val="00645210"/>
    <w:rsid w:val="00645633"/>
    <w:rsid w:val="00645B08"/>
    <w:rsid w:val="00646218"/>
    <w:rsid w:val="00646246"/>
    <w:rsid w:val="00646446"/>
    <w:rsid w:val="00647888"/>
    <w:rsid w:val="006506DE"/>
    <w:rsid w:val="006509F3"/>
    <w:rsid w:val="00650A42"/>
    <w:rsid w:val="00651BF9"/>
    <w:rsid w:val="006526B9"/>
    <w:rsid w:val="006529CE"/>
    <w:rsid w:val="00652F0C"/>
    <w:rsid w:val="00653CBB"/>
    <w:rsid w:val="00654072"/>
    <w:rsid w:val="00654AE6"/>
    <w:rsid w:val="00656A34"/>
    <w:rsid w:val="00656E20"/>
    <w:rsid w:val="006601F0"/>
    <w:rsid w:val="00660B1D"/>
    <w:rsid w:val="00660F9E"/>
    <w:rsid w:val="00662443"/>
    <w:rsid w:val="00663F6D"/>
    <w:rsid w:val="00663FF0"/>
    <w:rsid w:val="00665664"/>
    <w:rsid w:val="00666162"/>
    <w:rsid w:val="00666713"/>
    <w:rsid w:val="006669D4"/>
    <w:rsid w:val="00667661"/>
    <w:rsid w:val="00670967"/>
    <w:rsid w:val="00670B6C"/>
    <w:rsid w:val="00670D4B"/>
    <w:rsid w:val="00670D77"/>
    <w:rsid w:val="0067122A"/>
    <w:rsid w:val="006717B6"/>
    <w:rsid w:val="00671B99"/>
    <w:rsid w:val="006720A0"/>
    <w:rsid w:val="006721A9"/>
    <w:rsid w:val="006743B2"/>
    <w:rsid w:val="00674551"/>
    <w:rsid w:val="00674AEC"/>
    <w:rsid w:val="00674EB0"/>
    <w:rsid w:val="00674FE5"/>
    <w:rsid w:val="00675191"/>
    <w:rsid w:val="00675D73"/>
    <w:rsid w:val="0067655E"/>
    <w:rsid w:val="00677507"/>
    <w:rsid w:val="00677778"/>
    <w:rsid w:val="0067777F"/>
    <w:rsid w:val="00677BE0"/>
    <w:rsid w:val="006808C6"/>
    <w:rsid w:val="00680E5A"/>
    <w:rsid w:val="006811BE"/>
    <w:rsid w:val="0068122E"/>
    <w:rsid w:val="006813CF"/>
    <w:rsid w:val="006814ED"/>
    <w:rsid w:val="0068155D"/>
    <w:rsid w:val="006824B6"/>
    <w:rsid w:val="00683BE0"/>
    <w:rsid w:val="006842F3"/>
    <w:rsid w:val="00684D6F"/>
    <w:rsid w:val="00685170"/>
    <w:rsid w:val="0068538D"/>
    <w:rsid w:val="0068557F"/>
    <w:rsid w:val="006855AF"/>
    <w:rsid w:val="006859E0"/>
    <w:rsid w:val="006860AB"/>
    <w:rsid w:val="006860E4"/>
    <w:rsid w:val="0068651F"/>
    <w:rsid w:val="00690175"/>
    <w:rsid w:val="0069073C"/>
    <w:rsid w:val="00690932"/>
    <w:rsid w:val="00690DD6"/>
    <w:rsid w:val="00691673"/>
    <w:rsid w:val="0069180D"/>
    <w:rsid w:val="00693CF4"/>
    <w:rsid w:val="00693F43"/>
    <w:rsid w:val="00693FA0"/>
    <w:rsid w:val="00694252"/>
    <w:rsid w:val="006948F1"/>
    <w:rsid w:val="00694C84"/>
    <w:rsid w:val="00696693"/>
    <w:rsid w:val="006968B6"/>
    <w:rsid w:val="00696C0E"/>
    <w:rsid w:val="006972AC"/>
    <w:rsid w:val="00697D12"/>
    <w:rsid w:val="006A0552"/>
    <w:rsid w:val="006A0579"/>
    <w:rsid w:val="006A0788"/>
    <w:rsid w:val="006A22EE"/>
    <w:rsid w:val="006A2739"/>
    <w:rsid w:val="006A3F34"/>
    <w:rsid w:val="006A3F77"/>
    <w:rsid w:val="006A4D5F"/>
    <w:rsid w:val="006A5660"/>
    <w:rsid w:val="006A6136"/>
    <w:rsid w:val="006A622C"/>
    <w:rsid w:val="006A68B2"/>
    <w:rsid w:val="006A6CB7"/>
    <w:rsid w:val="006A765F"/>
    <w:rsid w:val="006A7DCE"/>
    <w:rsid w:val="006A7E13"/>
    <w:rsid w:val="006B105F"/>
    <w:rsid w:val="006B13B0"/>
    <w:rsid w:val="006B2110"/>
    <w:rsid w:val="006B3398"/>
    <w:rsid w:val="006B430B"/>
    <w:rsid w:val="006B4336"/>
    <w:rsid w:val="006B4A5C"/>
    <w:rsid w:val="006B4AD9"/>
    <w:rsid w:val="006B5764"/>
    <w:rsid w:val="006B5DAB"/>
    <w:rsid w:val="006B6134"/>
    <w:rsid w:val="006B6337"/>
    <w:rsid w:val="006B6A95"/>
    <w:rsid w:val="006B6B88"/>
    <w:rsid w:val="006B77E8"/>
    <w:rsid w:val="006B7CDA"/>
    <w:rsid w:val="006B7D7A"/>
    <w:rsid w:val="006C07C8"/>
    <w:rsid w:val="006C1980"/>
    <w:rsid w:val="006C330F"/>
    <w:rsid w:val="006C3A75"/>
    <w:rsid w:val="006C448A"/>
    <w:rsid w:val="006C5907"/>
    <w:rsid w:val="006C592B"/>
    <w:rsid w:val="006C6810"/>
    <w:rsid w:val="006D0574"/>
    <w:rsid w:val="006D0E4A"/>
    <w:rsid w:val="006D17C5"/>
    <w:rsid w:val="006D3781"/>
    <w:rsid w:val="006D3818"/>
    <w:rsid w:val="006D3B8D"/>
    <w:rsid w:val="006D3D37"/>
    <w:rsid w:val="006D3FE5"/>
    <w:rsid w:val="006D4384"/>
    <w:rsid w:val="006D44BB"/>
    <w:rsid w:val="006D4EA0"/>
    <w:rsid w:val="006D4FB1"/>
    <w:rsid w:val="006D50FA"/>
    <w:rsid w:val="006D516D"/>
    <w:rsid w:val="006D5AD5"/>
    <w:rsid w:val="006D6BCA"/>
    <w:rsid w:val="006D7E61"/>
    <w:rsid w:val="006E18CF"/>
    <w:rsid w:val="006E2792"/>
    <w:rsid w:val="006E2DA8"/>
    <w:rsid w:val="006E37F4"/>
    <w:rsid w:val="006E3A1D"/>
    <w:rsid w:val="006E3A30"/>
    <w:rsid w:val="006E3F8C"/>
    <w:rsid w:val="006E48E6"/>
    <w:rsid w:val="006E508C"/>
    <w:rsid w:val="006E5194"/>
    <w:rsid w:val="006E5225"/>
    <w:rsid w:val="006E5555"/>
    <w:rsid w:val="006E63FD"/>
    <w:rsid w:val="006E6ADE"/>
    <w:rsid w:val="006F20BB"/>
    <w:rsid w:val="006F2216"/>
    <w:rsid w:val="006F2C47"/>
    <w:rsid w:val="006F2F60"/>
    <w:rsid w:val="006F4D6F"/>
    <w:rsid w:val="006F4EC9"/>
    <w:rsid w:val="006F566C"/>
    <w:rsid w:val="006F6535"/>
    <w:rsid w:val="006F656E"/>
    <w:rsid w:val="006F66EF"/>
    <w:rsid w:val="006F7113"/>
    <w:rsid w:val="006F7DA4"/>
    <w:rsid w:val="0070066F"/>
    <w:rsid w:val="00700AB2"/>
    <w:rsid w:val="0070211E"/>
    <w:rsid w:val="007027DB"/>
    <w:rsid w:val="00702E1B"/>
    <w:rsid w:val="00703329"/>
    <w:rsid w:val="0070375D"/>
    <w:rsid w:val="007042AA"/>
    <w:rsid w:val="007048BC"/>
    <w:rsid w:val="00704F05"/>
    <w:rsid w:val="007055EA"/>
    <w:rsid w:val="00706569"/>
    <w:rsid w:val="00707603"/>
    <w:rsid w:val="00707A5C"/>
    <w:rsid w:val="00710236"/>
    <w:rsid w:val="007108BC"/>
    <w:rsid w:val="00710D12"/>
    <w:rsid w:val="00711D24"/>
    <w:rsid w:val="00712BCE"/>
    <w:rsid w:val="00712F2B"/>
    <w:rsid w:val="00712F95"/>
    <w:rsid w:val="00713161"/>
    <w:rsid w:val="00713278"/>
    <w:rsid w:val="0071470A"/>
    <w:rsid w:val="0071562B"/>
    <w:rsid w:val="00715D0A"/>
    <w:rsid w:val="00715EDB"/>
    <w:rsid w:val="0071657A"/>
    <w:rsid w:val="00716B2D"/>
    <w:rsid w:val="00716C0A"/>
    <w:rsid w:val="00716FE1"/>
    <w:rsid w:val="00717567"/>
    <w:rsid w:val="00717EAF"/>
    <w:rsid w:val="0071D4D8"/>
    <w:rsid w:val="0072037A"/>
    <w:rsid w:val="007206F5"/>
    <w:rsid w:val="007213D1"/>
    <w:rsid w:val="00721494"/>
    <w:rsid w:val="00721B64"/>
    <w:rsid w:val="00722BD4"/>
    <w:rsid w:val="0072354C"/>
    <w:rsid w:val="007242F9"/>
    <w:rsid w:val="00724397"/>
    <w:rsid w:val="00724CC2"/>
    <w:rsid w:val="00724F34"/>
    <w:rsid w:val="007255BA"/>
    <w:rsid w:val="00725DBB"/>
    <w:rsid w:val="0072618A"/>
    <w:rsid w:val="00726291"/>
    <w:rsid w:val="007263C7"/>
    <w:rsid w:val="00726A24"/>
    <w:rsid w:val="00730BEE"/>
    <w:rsid w:val="007325A7"/>
    <w:rsid w:val="007327DD"/>
    <w:rsid w:val="00732B6C"/>
    <w:rsid w:val="007357D6"/>
    <w:rsid w:val="007359E6"/>
    <w:rsid w:val="0073603D"/>
    <w:rsid w:val="00737BCE"/>
    <w:rsid w:val="00740407"/>
    <w:rsid w:val="00740A3D"/>
    <w:rsid w:val="007418A7"/>
    <w:rsid w:val="0074197B"/>
    <w:rsid w:val="00741DD3"/>
    <w:rsid w:val="007428AE"/>
    <w:rsid w:val="00743968"/>
    <w:rsid w:val="00745E52"/>
    <w:rsid w:val="0074734A"/>
    <w:rsid w:val="00750CD3"/>
    <w:rsid w:val="00751177"/>
    <w:rsid w:val="007513CB"/>
    <w:rsid w:val="007516C5"/>
    <w:rsid w:val="007521DB"/>
    <w:rsid w:val="00752896"/>
    <w:rsid w:val="00752A25"/>
    <w:rsid w:val="007530C8"/>
    <w:rsid w:val="00753155"/>
    <w:rsid w:val="00753A56"/>
    <w:rsid w:val="00753DBF"/>
    <w:rsid w:val="00753DC8"/>
    <w:rsid w:val="0075512E"/>
    <w:rsid w:val="00755B7F"/>
    <w:rsid w:val="007565BB"/>
    <w:rsid w:val="00756664"/>
    <w:rsid w:val="00756BA2"/>
    <w:rsid w:val="00756BE2"/>
    <w:rsid w:val="00757674"/>
    <w:rsid w:val="00760687"/>
    <w:rsid w:val="00760AA5"/>
    <w:rsid w:val="007615A0"/>
    <w:rsid w:val="00761A8C"/>
    <w:rsid w:val="00761E08"/>
    <w:rsid w:val="00763056"/>
    <w:rsid w:val="00763DC0"/>
    <w:rsid w:val="007643FC"/>
    <w:rsid w:val="007648EA"/>
    <w:rsid w:val="00766086"/>
    <w:rsid w:val="00766D27"/>
    <w:rsid w:val="00767579"/>
    <w:rsid w:val="00767A81"/>
    <w:rsid w:val="007705C3"/>
    <w:rsid w:val="0077095F"/>
    <w:rsid w:val="007709AB"/>
    <w:rsid w:val="00770E35"/>
    <w:rsid w:val="00771948"/>
    <w:rsid w:val="007724D7"/>
    <w:rsid w:val="0077295F"/>
    <w:rsid w:val="00773049"/>
    <w:rsid w:val="00773668"/>
    <w:rsid w:val="00773938"/>
    <w:rsid w:val="00775B5F"/>
    <w:rsid w:val="007761C5"/>
    <w:rsid w:val="007762F4"/>
    <w:rsid w:val="00776701"/>
    <w:rsid w:val="007767BA"/>
    <w:rsid w:val="00776F32"/>
    <w:rsid w:val="0077725E"/>
    <w:rsid w:val="007806F5"/>
    <w:rsid w:val="0078103E"/>
    <w:rsid w:val="0078106A"/>
    <w:rsid w:val="007813BE"/>
    <w:rsid w:val="00781EF3"/>
    <w:rsid w:val="007822E1"/>
    <w:rsid w:val="00784443"/>
    <w:rsid w:val="00784D0A"/>
    <w:rsid w:val="00784EEC"/>
    <w:rsid w:val="00784F16"/>
    <w:rsid w:val="00785109"/>
    <w:rsid w:val="00785167"/>
    <w:rsid w:val="007854F6"/>
    <w:rsid w:val="007856CD"/>
    <w:rsid w:val="007866F2"/>
    <w:rsid w:val="00787FED"/>
    <w:rsid w:val="00790A9A"/>
    <w:rsid w:val="00790E87"/>
    <w:rsid w:val="00790FBC"/>
    <w:rsid w:val="007931C9"/>
    <w:rsid w:val="00793A1E"/>
    <w:rsid w:val="00793B55"/>
    <w:rsid w:val="00793E4D"/>
    <w:rsid w:val="0079556F"/>
    <w:rsid w:val="00795E86"/>
    <w:rsid w:val="007964FC"/>
    <w:rsid w:val="0079706D"/>
    <w:rsid w:val="0079753F"/>
    <w:rsid w:val="00797961"/>
    <w:rsid w:val="007A01FC"/>
    <w:rsid w:val="007A021E"/>
    <w:rsid w:val="007A03AB"/>
    <w:rsid w:val="007A03CF"/>
    <w:rsid w:val="007A0A93"/>
    <w:rsid w:val="007A204D"/>
    <w:rsid w:val="007A2941"/>
    <w:rsid w:val="007A3210"/>
    <w:rsid w:val="007A5681"/>
    <w:rsid w:val="007A599F"/>
    <w:rsid w:val="007A6081"/>
    <w:rsid w:val="007A78CC"/>
    <w:rsid w:val="007A7D1A"/>
    <w:rsid w:val="007A7EA4"/>
    <w:rsid w:val="007B12F2"/>
    <w:rsid w:val="007B19F8"/>
    <w:rsid w:val="007B241E"/>
    <w:rsid w:val="007B2AE3"/>
    <w:rsid w:val="007B2B70"/>
    <w:rsid w:val="007B3877"/>
    <w:rsid w:val="007B3FFB"/>
    <w:rsid w:val="007B6184"/>
    <w:rsid w:val="007B6790"/>
    <w:rsid w:val="007C03A7"/>
    <w:rsid w:val="007C0E7B"/>
    <w:rsid w:val="007C0F7D"/>
    <w:rsid w:val="007C215F"/>
    <w:rsid w:val="007C2195"/>
    <w:rsid w:val="007C271D"/>
    <w:rsid w:val="007C2C19"/>
    <w:rsid w:val="007C2E26"/>
    <w:rsid w:val="007C34AE"/>
    <w:rsid w:val="007C3939"/>
    <w:rsid w:val="007C548A"/>
    <w:rsid w:val="007C5E1E"/>
    <w:rsid w:val="007C665E"/>
    <w:rsid w:val="007C6CA1"/>
    <w:rsid w:val="007C751F"/>
    <w:rsid w:val="007C75C4"/>
    <w:rsid w:val="007C7F29"/>
    <w:rsid w:val="007C7F8C"/>
    <w:rsid w:val="007D0618"/>
    <w:rsid w:val="007D0656"/>
    <w:rsid w:val="007D09C3"/>
    <w:rsid w:val="007D0A98"/>
    <w:rsid w:val="007D109A"/>
    <w:rsid w:val="007D148D"/>
    <w:rsid w:val="007D1AF4"/>
    <w:rsid w:val="007D2C1E"/>
    <w:rsid w:val="007D3441"/>
    <w:rsid w:val="007D4581"/>
    <w:rsid w:val="007D4FA5"/>
    <w:rsid w:val="007D5B6D"/>
    <w:rsid w:val="007D6382"/>
    <w:rsid w:val="007D63BC"/>
    <w:rsid w:val="007D6586"/>
    <w:rsid w:val="007D6FFB"/>
    <w:rsid w:val="007D78AC"/>
    <w:rsid w:val="007D7A39"/>
    <w:rsid w:val="007D7BC1"/>
    <w:rsid w:val="007D7EC3"/>
    <w:rsid w:val="007E0649"/>
    <w:rsid w:val="007E1438"/>
    <w:rsid w:val="007E1A40"/>
    <w:rsid w:val="007E2095"/>
    <w:rsid w:val="007E2DF4"/>
    <w:rsid w:val="007E33D4"/>
    <w:rsid w:val="007E3D30"/>
    <w:rsid w:val="007E5025"/>
    <w:rsid w:val="007E62E4"/>
    <w:rsid w:val="007E65E4"/>
    <w:rsid w:val="007E6D45"/>
    <w:rsid w:val="007E71CF"/>
    <w:rsid w:val="007E767E"/>
    <w:rsid w:val="007E79D9"/>
    <w:rsid w:val="007F04FB"/>
    <w:rsid w:val="007F0847"/>
    <w:rsid w:val="007F102F"/>
    <w:rsid w:val="007F12DE"/>
    <w:rsid w:val="007F13D3"/>
    <w:rsid w:val="007F2243"/>
    <w:rsid w:val="007F3E7F"/>
    <w:rsid w:val="007F4A75"/>
    <w:rsid w:val="007F5DF9"/>
    <w:rsid w:val="007F6E38"/>
    <w:rsid w:val="007F6F2C"/>
    <w:rsid w:val="007F74CC"/>
    <w:rsid w:val="007F7796"/>
    <w:rsid w:val="007F7BAF"/>
    <w:rsid w:val="0080016F"/>
    <w:rsid w:val="00800319"/>
    <w:rsid w:val="0080086A"/>
    <w:rsid w:val="00800E6F"/>
    <w:rsid w:val="00804425"/>
    <w:rsid w:val="0080455B"/>
    <w:rsid w:val="00804598"/>
    <w:rsid w:val="00805A55"/>
    <w:rsid w:val="00805E7F"/>
    <w:rsid w:val="00806D6E"/>
    <w:rsid w:val="00807061"/>
    <w:rsid w:val="00807617"/>
    <w:rsid w:val="008078F9"/>
    <w:rsid w:val="00807DAC"/>
    <w:rsid w:val="00807DCC"/>
    <w:rsid w:val="00810851"/>
    <w:rsid w:val="00810961"/>
    <w:rsid w:val="0081225E"/>
    <w:rsid w:val="00812761"/>
    <w:rsid w:val="00813846"/>
    <w:rsid w:val="00814833"/>
    <w:rsid w:val="008148D4"/>
    <w:rsid w:val="00815573"/>
    <w:rsid w:val="00815D20"/>
    <w:rsid w:val="0081676C"/>
    <w:rsid w:val="00816804"/>
    <w:rsid w:val="008169C9"/>
    <w:rsid w:val="00821B5F"/>
    <w:rsid w:val="00821C02"/>
    <w:rsid w:val="0082269F"/>
    <w:rsid w:val="008226E9"/>
    <w:rsid w:val="00822B70"/>
    <w:rsid w:val="0082302D"/>
    <w:rsid w:val="00823082"/>
    <w:rsid w:val="00823E55"/>
    <w:rsid w:val="00824A89"/>
    <w:rsid w:val="00825DBF"/>
    <w:rsid w:val="008273D7"/>
    <w:rsid w:val="00827404"/>
    <w:rsid w:val="00827EA8"/>
    <w:rsid w:val="00827F30"/>
    <w:rsid w:val="00830666"/>
    <w:rsid w:val="00830905"/>
    <w:rsid w:val="008317B5"/>
    <w:rsid w:val="00831EE5"/>
    <w:rsid w:val="0083226D"/>
    <w:rsid w:val="008323BE"/>
    <w:rsid w:val="00832700"/>
    <w:rsid w:val="00833286"/>
    <w:rsid w:val="00834697"/>
    <w:rsid w:val="0083482A"/>
    <w:rsid w:val="00834AE6"/>
    <w:rsid w:val="00834EE9"/>
    <w:rsid w:val="00835DCF"/>
    <w:rsid w:val="00835E57"/>
    <w:rsid w:val="008367C9"/>
    <w:rsid w:val="00836F6F"/>
    <w:rsid w:val="0083719A"/>
    <w:rsid w:val="00837D42"/>
    <w:rsid w:val="008408E8"/>
    <w:rsid w:val="00840B70"/>
    <w:rsid w:val="00841EB9"/>
    <w:rsid w:val="00842790"/>
    <w:rsid w:val="00842A84"/>
    <w:rsid w:val="0084331F"/>
    <w:rsid w:val="008445CC"/>
    <w:rsid w:val="008449E9"/>
    <w:rsid w:val="008456E2"/>
    <w:rsid w:val="00845778"/>
    <w:rsid w:val="00846B68"/>
    <w:rsid w:val="008478B9"/>
    <w:rsid w:val="00850603"/>
    <w:rsid w:val="0085173F"/>
    <w:rsid w:val="008530A6"/>
    <w:rsid w:val="00853CD7"/>
    <w:rsid w:val="00853E57"/>
    <w:rsid w:val="00854FB9"/>
    <w:rsid w:val="00854FEB"/>
    <w:rsid w:val="008565E4"/>
    <w:rsid w:val="00856E01"/>
    <w:rsid w:val="00856E87"/>
    <w:rsid w:val="0085765A"/>
    <w:rsid w:val="00857E52"/>
    <w:rsid w:val="00860E44"/>
    <w:rsid w:val="00862E39"/>
    <w:rsid w:val="00863860"/>
    <w:rsid w:val="00863D8F"/>
    <w:rsid w:val="00863E30"/>
    <w:rsid w:val="008641DD"/>
    <w:rsid w:val="00864997"/>
    <w:rsid w:val="008657D4"/>
    <w:rsid w:val="00866573"/>
    <w:rsid w:val="00866912"/>
    <w:rsid w:val="0086693B"/>
    <w:rsid w:val="00871841"/>
    <w:rsid w:val="00871EFE"/>
    <w:rsid w:val="0087365E"/>
    <w:rsid w:val="00873C60"/>
    <w:rsid w:val="00874006"/>
    <w:rsid w:val="0087456C"/>
    <w:rsid w:val="0087461D"/>
    <w:rsid w:val="00874A56"/>
    <w:rsid w:val="00875B96"/>
    <w:rsid w:val="008762C2"/>
    <w:rsid w:val="0087640E"/>
    <w:rsid w:val="0087669D"/>
    <w:rsid w:val="0087672E"/>
    <w:rsid w:val="00876A1A"/>
    <w:rsid w:val="00877B51"/>
    <w:rsid w:val="008800BC"/>
    <w:rsid w:val="008813EC"/>
    <w:rsid w:val="0088145C"/>
    <w:rsid w:val="0088148C"/>
    <w:rsid w:val="00882039"/>
    <w:rsid w:val="008821F6"/>
    <w:rsid w:val="008826F8"/>
    <w:rsid w:val="00882765"/>
    <w:rsid w:val="008831B1"/>
    <w:rsid w:val="00883CD0"/>
    <w:rsid w:val="0088434B"/>
    <w:rsid w:val="008858CE"/>
    <w:rsid w:val="00885B45"/>
    <w:rsid w:val="0088645B"/>
    <w:rsid w:val="00886DC6"/>
    <w:rsid w:val="008871F8"/>
    <w:rsid w:val="008876F2"/>
    <w:rsid w:val="00887BD6"/>
    <w:rsid w:val="008903EF"/>
    <w:rsid w:val="0089078F"/>
    <w:rsid w:val="00890D89"/>
    <w:rsid w:val="00890DFC"/>
    <w:rsid w:val="00891148"/>
    <w:rsid w:val="0089121C"/>
    <w:rsid w:val="00892AF9"/>
    <w:rsid w:val="00892C9D"/>
    <w:rsid w:val="0089300F"/>
    <w:rsid w:val="00893E84"/>
    <w:rsid w:val="0089526A"/>
    <w:rsid w:val="0089557D"/>
    <w:rsid w:val="008958C1"/>
    <w:rsid w:val="008959D1"/>
    <w:rsid w:val="00895CED"/>
    <w:rsid w:val="00895D02"/>
    <w:rsid w:val="00896AB0"/>
    <w:rsid w:val="00896AB5"/>
    <w:rsid w:val="00896DC4"/>
    <w:rsid w:val="008A085B"/>
    <w:rsid w:val="008A0F6F"/>
    <w:rsid w:val="008A1065"/>
    <w:rsid w:val="008A16EB"/>
    <w:rsid w:val="008A1AE9"/>
    <w:rsid w:val="008A2B12"/>
    <w:rsid w:val="008A2D59"/>
    <w:rsid w:val="008A4931"/>
    <w:rsid w:val="008A5E85"/>
    <w:rsid w:val="008A63B0"/>
    <w:rsid w:val="008A6DF8"/>
    <w:rsid w:val="008A7823"/>
    <w:rsid w:val="008A7DC6"/>
    <w:rsid w:val="008B194C"/>
    <w:rsid w:val="008B1C3D"/>
    <w:rsid w:val="008B3255"/>
    <w:rsid w:val="008B3313"/>
    <w:rsid w:val="008B346F"/>
    <w:rsid w:val="008B368D"/>
    <w:rsid w:val="008B4531"/>
    <w:rsid w:val="008B468D"/>
    <w:rsid w:val="008B4BEA"/>
    <w:rsid w:val="008B4C4D"/>
    <w:rsid w:val="008B4ED3"/>
    <w:rsid w:val="008B5374"/>
    <w:rsid w:val="008B53F3"/>
    <w:rsid w:val="008B6351"/>
    <w:rsid w:val="008B766E"/>
    <w:rsid w:val="008B7739"/>
    <w:rsid w:val="008C03A8"/>
    <w:rsid w:val="008C0406"/>
    <w:rsid w:val="008C07D4"/>
    <w:rsid w:val="008C162B"/>
    <w:rsid w:val="008C1C75"/>
    <w:rsid w:val="008C1EEC"/>
    <w:rsid w:val="008C210E"/>
    <w:rsid w:val="008C2F17"/>
    <w:rsid w:val="008C31CB"/>
    <w:rsid w:val="008C4275"/>
    <w:rsid w:val="008C4477"/>
    <w:rsid w:val="008C45C5"/>
    <w:rsid w:val="008C47DE"/>
    <w:rsid w:val="008C4FD1"/>
    <w:rsid w:val="008C588C"/>
    <w:rsid w:val="008C6148"/>
    <w:rsid w:val="008C6C4F"/>
    <w:rsid w:val="008C7E9D"/>
    <w:rsid w:val="008D0829"/>
    <w:rsid w:val="008D177A"/>
    <w:rsid w:val="008D33DB"/>
    <w:rsid w:val="008D3B97"/>
    <w:rsid w:val="008D3BEF"/>
    <w:rsid w:val="008D457B"/>
    <w:rsid w:val="008D4BC0"/>
    <w:rsid w:val="008D5807"/>
    <w:rsid w:val="008D5A34"/>
    <w:rsid w:val="008D63E7"/>
    <w:rsid w:val="008D67DF"/>
    <w:rsid w:val="008D75D2"/>
    <w:rsid w:val="008E0DE2"/>
    <w:rsid w:val="008E1482"/>
    <w:rsid w:val="008E1F80"/>
    <w:rsid w:val="008E2758"/>
    <w:rsid w:val="008E4285"/>
    <w:rsid w:val="008E47FD"/>
    <w:rsid w:val="008E5533"/>
    <w:rsid w:val="008E6014"/>
    <w:rsid w:val="008E6AB5"/>
    <w:rsid w:val="008F0080"/>
    <w:rsid w:val="008F011B"/>
    <w:rsid w:val="008F04E5"/>
    <w:rsid w:val="008F167D"/>
    <w:rsid w:val="008F1ADB"/>
    <w:rsid w:val="008F201E"/>
    <w:rsid w:val="008F27FD"/>
    <w:rsid w:val="008F356B"/>
    <w:rsid w:val="008F37A4"/>
    <w:rsid w:val="008F4269"/>
    <w:rsid w:val="008F4893"/>
    <w:rsid w:val="008F53EF"/>
    <w:rsid w:val="008F7022"/>
    <w:rsid w:val="008F7B33"/>
    <w:rsid w:val="008F7F26"/>
    <w:rsid w:val="008F7FA5"/>
    <w:rsid w:val="009007B6"/>
    <w:rsid w:val="00900BBD"/>
    <w:rsid w:val="009010FD"/>
    <w:rsid w:val="009015B7"/>
    <w:rsid w:val="00901F1A"/>
    <w:rsid w:val="0090362D"/>
    <w:rsid w:val="00903CE5"/>
    <w:rsid w:val="009046FD"/>
    <w:rsid w:val="0090557A"/>
    <w:rsid w:val="00905879"/>
    <w:rsid w:val="00905F25"/>
    <w:rsid w:val="009067B0"/>
    <w:rsid w:val="00907089"/>
    <w:rsid w:val="00910760"/>
    <w:rsid w:val="00910C1D"/>
    <w:rsid w:val="0091129A"/>
    <w:rsid w:val="009113A2"/>
    <w:rsid w:val="00912013"/>
    <w:rsid w:val="00912DA2"/>
    <w:rsid w:val="00913481"/>
    <w:rsid w:val="009144B8"/>
    <w:rsid w:val="0091452C"/>
    <w:rsid w:val="00915411"/>
    <w:rsid w:val="009155BD"/>
    <w:rsid w:val="00915828"/>
    <w:rsid w:val="009162CE"/>
    <w:rsid w:val="00916F67"/>
    <w:rsid w:val="009171F2"/>
    <w:rsid w:val="00917776"/>
    <w:rsid w:val="0092092C"/>
    <w:rsid w:val="00920A94"/>
    <w:rsid w:val="00920AEB"/>
    <w:rsid w:val="00920CB4"/>
    <w:rsid w:val="00921414"/>
    <w:rsid w:val="00921ACB"/>
    <w:rsid w:val="00922807"/>
    <w:rsid w:val="00922F47"/>
    <w:rsid w:val="009232E9"/>
    <w:rsid w:val="00924321"/>
    <w:rsid w:val="0092453F"/>
    <w:rsid w:val="00924602"/>
    <w:rsid w:val="00924AEE"/>
    <w:rsid w:val="00926EDC"/>
    <w:rsid w:val="009276CB"/>
    <w:rsid w:val="00927F9E"/>
    <w:rsid w:val="009302BD"/>
    <w:rsid w:val="00930761"/>
    <w:rsid w:val="009309E2"/>
    <w:rsid w:val="00930A4E"/>
    <w:rsid w:val="00931450"/>
    <w:rsid w:val="00931A5B"/>
    <w:rsid w:val="00932345"/>
    <w:rsid w:val="00932622"/>
    <w:rsid w:val="00932C7E"/>
    <w:rsid w:val="00932F0E"/>
    <w:rsid w:val="00933044"/>
    <w:rsid w:val="00933060"/>
    <w:rsid w:val="009334A3"/>
    <w:rsid w:val="00934EDF"/>
    <w:rsid w:val="00935B82"/>
    <w:rsid w:val="009371B1"/>
    <w:rsid w:val="009377CC"/>
    <w:rsid w:val="00940D1D"/>
    <w:rsid w:val="00941C93"/>
    <w:rsid w:val="0094222B"/>
    <w:rsid w:val="00943FAE"/>
    <w:rsid w:val="00944913"/>
    <w:rsid w:val="00945136"/>
    <w:rsid w:val="0094631E"/>
    <w:rsid w:val="0094704C"/>
    <w:rsid w:val="0094733D"/>
    <w:rsid w:val="00947350"/>
    <w:rsid w:val="0094765C"/>
    <w:rsid w:val="00947F46"/>
    <w:rsid w:val="00950066"/>
    <w:rsid w:val="0095086B"/>
    <w:rsid w:val="00950AD3"/>
    <w:rsid w:val="0095162E"/>
    <w:rsid w:val="00951DA8"/>
    <w:rsid w:val="00953F98"/>
    <w:rsid w:val="00956412"/>
    <w:rsid w:val="009566C6"/>
    <w:rsid w:val="00956E4A"/>
    <w:rsid w:val="009571FE"/>
    <w:rsid w:val="00960E0B"/>
    <w:rsid w:val="00960F46"/>
    <w:rsid w:val="0096150C"/>
    <w:rsid w:val="00961E97"/>
    <w:rsid w:val="009622AC"/>
    <w:rsid w:val="0096275E"/>
    <w:rsid w:val="00962828"/>
    <w:rsid w:val="00962EA0"/>
    <w:rsid w:val="0096304F"/>
    <w:rsid w:val="0096306D"/>
    <w:rsid w:val="0096350A"/>
    <w:rsid w:val="00964158"/>
    <w:rsid w:val="0096420E"/>
    <w:rsid w:val="0096426F"/>
    <w:rsid w:val="009646A3"/>
    <w:rsid w:val="009657F5"/>
    <w:rsid w:val="00965BAE"/>
    <w:rsid w:val="0096639A"/>
    <w:rsid w:val="00966DA7"/>
    <w:rsid w:val="009675D5"/>
    <w:rsid w:val="00970A3D"/>
    <w:rsid w:val="00972030"/>
    <w:rsid w:val="009726C8"/>
    <w:rsid w:val="009727E3"/>
    <w:rsid w:val="00972A4B"/>
    <w:rsid w:val="0097355B"/>
    <w:rsid w:val="009750E0"/>
    <w:rsid w:val="00975776"/>
    <w:rsid w:val="00975CC1"/>
    <w:rsid w:val="009764E6"/>
    <w:rsid w:val="0097664F"/>
    <w:rsid w:val="00976658"/>
    <w:rsid w:val="0097683A"/>
    <w:rsid w:val="009776E8"/>
    <w:rsid w:val="009777C6"/>
    <w:rsid w:val="009804A2"/>
    <w:rsid w:val="009812C1"/>
    <w:rsid w:val="009818D2"/>
    <w:rsid w:val="00981BA9"/>
    <w:rsid w:val="0098399B"/>
    <w:rsid w:val="00983B61"/>
    <w:rsid w:val="00984686"/>
    <w:rsid w:val="00984B7A"/>
    <w:rsid w:val="00984E05"/>
    <w:rsid w:val="009851CE"/>
    <w:rsid w:val="0098792C"/>
    <w:rsid w:val="0099028F"/>
    <w:rsid w:val="0099172F"/>
    <w:rsid w:val="00992347"/>
    <w:rsid w:val="0099293D"/>
    <w:rsid w:val="00992E50"/>
    <w:rsid w:val="00993153"/>
    <w:rsid w:val="00993773"/>
    <w:rsid w:val="00993E9E"/>
    <w:rsid w:val="009940BB"/>
    <w:rsid w:val="009951DF"/>
    <w:rsid w:val="00995404"/>
    <w:rsid w:val="00995A4B"/>
    <w:rsid w:val="00995BFE"/>
    <w:rsid w:val="00995DD6"/>
    <w:rsid w:val="009965E5"/>
    <w:rsid w:val="00996A33"/>
    <w:rsid w:val="00996C7C"/>
    <w:rsid w:val="00997AD4"/>
    <w:rsid w:val="00997FC5"/>
    <w:rsid w:val="009A000C"/>
    <w:rsid w:val="009A0043"/>
    <w:rsid w:val="009A054B"/>
    <w:rsid w:val="009A063F"/>
    <w:rsid w:val="009A06F0"/>
    <w:rsid w:val="009A206F"/>
    <w:rsid w:val="009A274A"/>
    <w:rsid w:val="009A2A73"/>
    <w:rsid w:val="009A2D35"/>
    <w:rsid w:val="009A3CD3"/>
    <w:rsid w:val="009A3DDB"/>
    <w:rsid w:val="009A45ED"/>
    <w:rsid w:val="009A485B"/>
    <w:rsid w:val="009A4FED"/>
    <w:rsid w:val="009A5383"/>
    <w:rsid w:val="009A577D"/>
    <w:rsid w:val="009A57DC"/>
    <w:rsid w:val="009A5A2B"/>
    <w:rsid w:val="009A5BCB"/>
    <w:rsid w:val="009A6761"/>
    <w:rsid w:val="009A7164"/>
    <w:rsid w:val="009B12A1"/>
    <w:rsid w:val="009B149A"/>
    <w:rsid w:val="009B1C45"/>
    <w:rsid w:val="009B217C"/>
    <w:rsid w:val="009B3739"/>
    <w:rsid w:val="009B49FC"/>
    <w:rsid w:val="009B5BD6"/>
    <w:rsid w:val="009B748A"/>
    <w:rsid w:val="009B77CF"/>
    <w:rsid w:val="009B7E31"/>
    <w:rsid w:val="009C00C9"/>
    <w:rsid w:val="009C0569"/>
    <w:rsid w:val="009C0EC2"/>
    <w:rsid w:val="009C1BC2"/>
    <w:rsid w:val="009C2AB5"/>
    <w:rsid w:val="009C2CAD"/>
    <w:rsid w:val="009C2DFF"/>
    <w:rsid w:val="009C3E20"/>
    <w:rsid w:val="009C4C9E"/>
    <w:rsid w:val="009C5F3B"/>
    <w:rsid w:val="009C64A9"/>
    <w:rsid w:val="009C695A"/>
    <w:rsid w:val="009C74C1"/>
    <w:rsid w:val="009C7B0C"/>
    <w:rsid w:val="009C7D5F"/>
    <w:rsid w:val="009D01A6"/>
    <w:rsid w:val="009D028B"/>
    <w:rsid w:val="009D052E"/>
    <w:rsid w:val="009D1992"/>
    <w:rsid w:val="009D36AE"/>
    <w:rsid w:val="009D37FB"/>
    <w:rsid w:val="009D3BC8"/>
    <w:rsid w:val="009D42A3"/>
    <w:rsid w:val="009D46F7"/>
    <w:rsid w:val="009D48AB"/>
    <w:rsid w:val="009D496E"/>
    <w:rsid w:val="009D4DD6"/>
    <w:rsid w:val="009D56F5"/>
    <w:rsid w:val="009D6778"/>
    <w:rsid w:val="009D73C6"/>
    <w:rsid w:val="009D7CC8"/>
    <w:rsid w:val="009E1863"/>
    <w:rsid w:val="009E1A1F"/>
    <w:rsid w:val="009E1DD9"/>
    <w:rsid w:val="009E24C1"/>
    <w:rsid w:val="009E25F5"/>
    <w:rsid w:val="009E2BF3"/>
    <w:rsid w:val="009E3278"/>
    <w:rsid w:val="009E4759"/>
    <w:rsid w:val="009E4B47"/>
    <w:rsid w:val="009E4F7A"/>
    <w:rsid w:val="009E59F3"/>
    <w:rsid w:val="009E5BAE"/>
    <w:rsid w:val="009E6C57"/>
    <w:rsid w:val="009E6D08"/>
    <w:rsid w:val="009E7341"/>
    <w:rsid w:val="009EDECD"/>
    <w:rsid w:val="009F0AA9"/>
    <w:rsid w:val="009F17F0"/>
    <w:rsid w:val="009F1F5E"/>
    <w:rsid w:val="009F38A3"/>
    <w:rsid w:val="009F3E10"/>
    <w:rsid w:val="009F4034"/>
    <w:rsid w:val="009F44A7"/>
    <w:rsid w:val="009F46FF"/>
    <w:rsid w:val="009F4D11"/>
    <w:rsid w:val="009F610C"/>
    <w:rsid w:val="009F63A0"/>
    <w:rsid w:val="009F6E7D"/>
    <w:rsid w:val="009F714D"/>
    <w:rsid w:val="009F7989"/>
    <w:rsid w:val="00A000FF"/>
    <w:rsid w:val="00A0042D"/>
    <w:rsid w:val="00A007D6"/>
    <w:rsid w:val="00A009AE"/>
    <w:rsid w:val="00A01B63"/>
    <w:rsid w:val="00A02379"/>
    <w:rsid w:val="00A03A8C"/>
    <w:rsid w:val="00A03AF8"/>
    <w:rsid w:val="00A04074"/>
    <w:rsid w:val="00A04A24"/>
    <w:rsid w:val="00A04B4E"/>
    <w:rsid w:val="00A052DD"/>
    <w:rsid w:val="00A0554E"/>
    <w:rsid w:val="00A062AA"/>
    <w:rsid w:val="00A06D57"/>
    <w:rsid w:val="00A07086"/>
    <w:rsid w:val="00A074C2"/>
    <w:rsid w:val="00A07622"/>
    <w:rsid w:val="00A078B6"/>
    <w:rsid w:val="00A07D79"/>
    <w:rsid w:val="00A10C77"/>
    <w:rsid w:val="00A1111A"/>
    <w:rsid w:val="00A11FD9"/>
    <w:rsid w:val="00A12ADF"/>
    <w:rsid w:val="00A13F77"/>
    <w:rsid w:val="00A13FD1"/>
    <w:rsid w:val="00A15829"/>
    <w:rsid w:val="00A15871"/>
    <w:rsid w:val="00A15F87"/>
    <w:rsid w:val="00A16098"/>
    <w:rsid w:val="00A165B8"/>
    <w:rsid w:val="00A16807"/>
    <w:rsid w:val="00A16BD4"/>
    <w:rsid w:val="00A1766D"/>
    <w:rsid w:val="00A20017"/>
    <w:rsid w:val="00A203F6"/>
    <w:rsid w:val="00A204E3"/>
    <w:rsid w:val="00A20866"/>
    <w:rsid w:val="00A20A8A"/>
    <w:rsid w:val="00A213CB"/>
    <w:rsid w:val="00A21F5C"/>
    <w:rsid w:val="00A22F9A"/>
    <w:rsid w:val="00A23C2E"/>
    <w:rsid w:val="00A23CA2"/>
    <w:rsid w:val="00A23F96"/>
    <w:rsid w:val="00A2487D"/>
    <w:rsid w:val="00A255B6"/>
    <w:rsid w:val="00A258C2"/>
    <w:rsid w:val="00A25D79"/>
    <w:rsid w:val="00A25DF9"/>
    <w:rsid w:val="00A2626B"/>
    <w:rsid w:val="00A26354"/>
    <w:rsid w:val="00A30423"/>
    <w:rsid w:val="00A30443"/>
    <w:rsid w:val="00A31249"/>
    <w:rsid w:val="00A31261"/>
    <w:rsid w:val="00A34E33"/>
    <w:rsid w:val="00A36858"/>
    <w:rsid w:val="00A368B7"/>
    <w:rsid w:val="00A370AE"/>
    <w:rsid w:val="00A37ED7"/>
    <w:rsid w:val="00A405CD"/>
    <w:rsid w:val="00A4081C"/>
    <w:rsid w:val="00A433EA"/>
    <w:rsid w:val="00A43552"/>
    <w:rsid w:val="00A437E0"/>
    <w:rsid w:val="00A44933"/>
    <w:rsid w:val="00A44992"/>
    <w:rsid w:val="00A4581C"/>
    <w:rsid w:val="00A47D4B"/>
    <w:rsid w:val="00A47EF7"/>
    <w:rsid w:val="00A50876"/>
    <w:rsid w:val="00A50CA7"/>
    <w:rsid w:val="00A511F6"/>
    <w:rsid w:val="00A52DF8"/>
    <w:rsid w:val="00A534ED"/>
    <w:rsid w:val="00A538F8"/>
    <w:rsid w:val="00A538FF"/>
    <w:rsid w:val="00A53A59"/>
    <w:rsid w:val="00A54059"/>
    <w:rsid w:val="00A544F0"/>
    <w:rsid w:val="00A54D66"/>
    <w:rsid w:val="00A55827"/>
    <w:rsid w:val="00A57C37"/>
    <w:rsid w:val="00A57C8D"/>
    <w:rsid w:val="00A57E1B"/>
    <w:rsid w:val="00A61DC8"/>
    <w:rsid w:val="00A62C92"/>
    <w:rsid w:val="00A63B8C"/>
    <w:rsid w:val="00A63DFF"/>
    <w:rsid w:val="00A64966"/>
    <w:rsid w:val="00A650A9"/>
    <w:rsid w:val="00A65363"/>
    <w:rsid w:val="00A65515"/>
    <w:rsid w:val="00A655D1"/>
    <w:rsid w:val="00A66F4F"/>
    <w:rsid w:val="00A67E83"/>
    <w:rsid w:val="00A7069D"/>
    <w:rsid w:val="00A70769"/>
    <w:rsid w:val="00A708D5"/>
    <w:rsid w:val="00A714D0"/>
    <w:rsid w:val="00A71C0C"/>
    <w:rsid w:val="00A72E99"/>
    <w:rsid w:val="00A73171"/>
    <w:rsid w:val="00A74577"/>
    <w:rsid w:val="00A74D1E"/>
    <w:rsid w:val="00A754EC"/>
    <w:rsid w:val="00A75808"/>
    <w:rsid w:val="00A76219"/>
    <w:rsid w:val="00A76B94"/>
    <w:rsid w:val="00A76B9D"/>
    <w:rsid w:val="00A779A1"/>
    <w:rsid w:val="00A800EF"/>
    <w:rsid w:val="00A80886"/>
    <w:rsid w:val="00A808CC"/>
    <w:rsid w:val="00A80A6E"/>
    <w:rsid w:val="00A80AE3"/>
    <w:rsid w:val="00A80BEA"/>
    <w:rsid w:val="00A82079"/>
    <w:rsid w:val="00A8307D"/>
    <w:rsid w:val="00A83522"/>
    <w:rsid w:val="00A83A42"/>
    <w:rsid w:val="00A852E2"/>
    <w:rsid w:val="00A85708"/>
    <w:rsid w:val="00A862C7"/>
    <w:rsid w:val="00A864BE"/>
    <w:rsid w:val="00A86FFE"/>
    <w:rsid w:val="00A87276"/>
    <w:rsid w:val="00A8789B"/>
    <w:rsid w:val="00A87EEC"/>
    <w:rsid w:val="00A9032C"/>
    <w:rsid w:val="00A91200"/>
    <w:rsid w:val="00A91CFA"/>
    <w:rsid w:val="00A92DFC"/>
    <w:rsid w:val="00A92F3E"/>
    <w:rsid w:val="00A93767"/>
    <w:rsid w:val="00A93F54"/>
    <w:rsid w:val="00A945BD"/>
    <w:rsid w:val="00A95CB8"/>
    <w:rsid w:val="00A963DC"/>
    <w:rsid w:val="00A96EEE"/>
    <w:rsid w:val="00A972E7"/>
    <w:rsid w:val="00A9730A"/>
    <w:rsid w:val="00A974AB"/>
    <w:rsid w:val="00A97BBA"/>
    <w:rsid w:val="00A9B530"/>
    <w:rsid w:val="00AA0049"/>
    <w:rsid w:val="00AA055F"/>
    <w:rsid w:val="00AA11DB"/>
    <w:rsid w:val="00AA12F0"/>
    <w:rsid w:val="00AA1557"/>
    <w:rsid w:val="00AA1622"/>
    <w:rsid w:val="00AA1D11"/>
    <w:rsid w:val="00AA1E63"/>
    <w:rsid w:val="00AA277C"/>
    <w:rsid w:val="00AA2E69"/>
    <w:rsid w:val="00AA4581"/>
    <w:rsid w:val="00AA482C"/>
    <w:rsid w:val="00AA4F73"/>
    <w:rsid w:val="00AA5C81"/>
    <w:rsid w:val="00AA64B9"/>
    <w:rsid w:val="00AA680A"/>
    <w:rsid w:val="00AA683C"/>
    <w:rsid w:val="00AA7752"/>
    <w:rsid w:val="00AA7C67"/>
    <w:rsid w:val="00AA7DD7"/>
    <w:rsid w:val="00AB0924"/>
    <w:rsid w:val="00AB151A"/>
    <w:rsid w:val="00AB1A13"/>
    <w:rsid w:val="00AB1AF4"/>
    <w:rsid w:val="00AB22C5"/>
    <w:rsid w:val="00AB253F"/>
    <w:rsid w:val="00AB361A"/>
    <w:rsid w:val="00AB3FC3"/>
    <w:rsid w:val="00AB42DA"/>
    <w:rsid w:val="00AB440E"/>
    <w:rsid w:val="00AB4BF3"/>
    <w:rsid w:val="00AB4D58"/>
    <w:rsid w:val="00AB5303"/>
    <w:rsid w:val="00AB5D10"/>
    <w:rsid w:val="00AB5D23"/>
    <w:rsid w:val="00AB65CF"/>
    <w:rsid w:val="00AB66C5"/>
    <w:rsid w:val="00AB6877"/>
    <w:rsid w:val="00AB733F"/>
    <w:rsid w:val="00AC01FB"/>
    <w:rsid w:val="00AC1797"/>
    <w:rsid w:val="00AC1BC0"/>
    <w:rsid w:val="00AC27C2"/>
    <w:rsid w:val="00AC290D"/>
    <w:rsid w:val="00AC2F90"/>
    <w:rsid w:val="00AC3051"/>
    <w:rsid w:val="00AC309C"/>
    <w:rsid w:val="00AC30E4"/>
    <w:rsid w:val="00AC39BD"/>
    <w:rsid w:val="00AC3C86"/>
    <w:rsid w:val="00AC3F3A"/>
    <w:rsid w:val="00AC43A4"/>
    <w:rsid w:val="00AC465F"/>
    <w:rsid w:val="00AC4BCA"/>
    <w:rsid w:val="00AC5107"/>
    <w:rsid w:val="00AC54D2"/>
    <w:rsid w:val="00AC63E2"/>
    <w:rsid w:val="00AC6B92"/>
    <w:rsid w:val="00AC6DEC"/>
    <w:rsid w:val="00AD0009"/>
    <w:rsid w:val="00AD0033"/>
    <w:rsid w:val="00AD232A"/>
    <w:rsid w:val="00AD26FC"/>
    <w:rsid w:val="00AD2C3A"/>
    <w:rsid w:val="00AD36D5"/>
    <w:rsid w:val="00AD6214"/>
    <w:rsid w:val="00AD62B8"/>
    <w:rsid w:val="00AD681F"/>
    <w:rsid w:val="00AD769B"/>
    <w:rsid w:val="00AD7DEA"/>
    <w:rsid w:val="00AD7E7D"/>
    <w:rsid w:val="00AD7F86"/>
    <w:rsid w:val="00AE002B"/>
    <w:rsid w:val="00AE084B"/>
    <w:rsid w:val="00AE14F8"/>
    <w:rsid w:val="00AE1DC2"/>
    <w:rsid w:val="00AE23FE"/>
    <w:rsid w:val="00AE292B"/>
    <w:rsid w:val="00AE38C7"/>
    <w:rsid w:val="00AE42D3"/>
    <w:rsid w:val="00AE44A1"/>
    <w:rsid w:val="00AE5014"/>
    <w:rsid w:val="00AE60FF"/>
    <w:rsid w:val="00AE650E"/>
    <w:rsid w:val="00AE735B"/>
    <w:rsid w:val="00AE789B"/>
    <w:rsid w:val="00AE7CEE"/>
    <w:rsid w:val="00AF0195"/>
    <w:rsid w:val="00AF0566"/>
    <w:rsid w:val="00AF186B"/>
    <w:rsid w:val="00AF1B97"/>
    <w:rsid w:val="00AF1F4E"/>
    <w:rsid w:val="00AF210D"/>
    <w:rsid w:val="00AF26A1"/>
    <w:rsid w:val="00AF2A6C"/>
    <w:rsid w:val="00AF35E3"/>
    <w:rsid w:val="00AF5249"/>
    <w:rsid w:val="00AF58B8"/>
    <w:rsid w:val="00AF7058"/>
    <w:rsid w:val="00AF78D0"/>
    <w:rsid w:val="00B00B2C"/>
    <w:rsid w:val="00B00C07"/>
    <w:rsid w:val="00B00FC7"/>
    <w:rsid w:val="00B01416"/>
    <w:rsid w:val="00B01657"/>
    <w:rsid w:val="00B0172B"/>
    <w:rsid w:val="00B02B0C"/>
    <w:rsid w:val="00B02EC4"/>
    <w:rsid w:val="00B02FD1"/>
    <w:rsid w:val="00B0311F"/>
    <w:rsid w:val="00B031AC"/>
    <w:rsid w:val="00B04FDA"/>
    <w:rsid w:val="00B053FC"/>
    <w:rsid w:val="00B05478"/>
    <w:rsid w:val="00B05A9D"/>
    <w:rsid w:val="00B05DB7"/>
    <w:rsid w:val="00B060D9"/>
    <w:rsid w:val="00B06BB9"/>
    <w:rsid w:val="00B073DF"/>
    <w:rsid w:val="00B07DDD"/>
    <w:rsid w:val="00B10880"/>
    <w:rsid w:val="00B1215A"/>
    <w:rsid w:val="00B12FF7"/>
    <w:rsid w:val="00B1432F"/>
    <w:rsid w:val="00B1481E"/>
    <w:rsid w:val="00B14879"/>
    <w:rsid w:val="00B14F3A"/>
    <w:rsid w:val="00B155F5"/>
    <w:rsid w:val="00B1577A"/>
    <w:rsid w:val="00B16814"/>
    <w:rsid w:val="00B16C92"/>
    <w:rsid w:val="00B16EA5"/>
    <w:rsid w:val="00B17814"/>
    <w:rsid w:val="00B17948"/>
    <w:rsid w:val="00B17D6D"/>
    <w:rsid w:val="00B20398"/>
    <w:rsid w:val="00B203FA"/>
    <w:rsid w:val="00B20A58"/>
    <w:rsid w:val="00B219AD"/>
    <w:rsid w:val="00B21D71"/>
    <w:rsid w:val="00B22071"/>
    <w:rsid w:val="00B22C9F"/>
    <w:rsid w:val="00B22D47"/>
    <w:rsid w:val="00B22F88"/>
    <w:rsid w:val="00B2333F"/>
    <w:rsid w:val="00B2418B"/>
    <w:rsid w:val="00B242D9"/>
    <w:rsid w:val="00B25559"/>
    <w:rsid w:val="00B25725"/>
    <w:rsid w:val="00B26D6A"/>
    <w:rsid w:val="00B271CA"/>
    <w:rsid w:val="00B27319"/>
    <w:rsid w:val="00B2779D"/>
    <w:rsid w:val="00B27F34"/>
    <w:rsid w:val="00B30A87"/>
    <w:rsid w:val="00B31633"/>
    <w:rsid w:val="00B31765"/>
    <w:rsid w:val="00B31943"/>
    <w:rsid w:val="00B32A4F"/>
    <w:rsid w:val="00B34252"/>
    <w:rsid w:val="00B35ABD"/>
    <w:rsid w:val="00B3656B"/>
    <w:rsid w:val="00B366F8"/>
    <w:rsid w:val="00B36CFC"/>
    <w:rsid w:val="00B37214"/>
    <w:rsid w:val="00B401FF"/>
    <w:rsid w:val="00B4032A"/>
    <w:rsid w:val="00B41653"/>
    <w:rsid w:val="00B4182E"/>
    <w:rsid w:val="00B41AD7"/>
    <w:rsid w:val="00B424BB"/>
    <w:rsid w:val="00B432E2"/>
    <w:rsid w:val="00B43620"/>
    <w:rsid w:val="00B43CC4"/>
    <w:rsid w:val="00B4423A"/>
    <w:rsid w:val="00B44BF7"/>
    <w:rsid w:val="00B44D43"/>
    <w:rsid w:val="00B456AD"/>
    <w:rsid w:val="00B458AA"/>
    <w:rsid w:val="00B459BF"/>
    <w:rsid w:val="00B46671"/>
    <w:rsid w:val="00B4691A"/>
    <w:rsid w:val="00B46CE7"/>
    <w:rsid w:val="00B47135"/>
    <w:rsid w:val="00B47422"/>
    <w:rsid w:val="00B47A7B"/>
    <w:rsid w:val="00B5102D"/>
    <w:rsid w:val="00B51C0E"/>
    <w:rsid w:val="00B524DC"/>
    <w:rsid w:val="00B526EC"/>
    <w:rsid w:val="00B52B9F"/>
    <w:rsid w:val="00B52DD2"/>
    <w:rsid w:val="00B535CB"/>
    <w:rsid w:val="00B53614"/>
    <w:rsid w:val="00B53BDD"/>
    <w:rsid w:val="00B53FF5"/>
    <w:rsid w:val="00B540B3"/>
    <w:rsid w:val="00B5498E"/>
    <w:rsid w:val="00B54C69"/>
    <w:rsid w:val="00B55ACE"/>
    <w:rsid w:val="00B562F1"/>
    <w:rsid w:val="00B56648"/>
    <w:rsid w:val="00B56BE1"/>
    <w:rsid w:val="00B57AE1"/>
    <w:rsid w:val="00B60C53"/>
    <w:rsid w:val="00B60FC6"/>
    <w:rsid w:val="00B61EF2"/>
    <w:rsid w:val="00B62F9F"/>
    <w:rsid w:val="00B63023"/>
    <w:rsid w:val="00B631DC"/>
    <w:rsid w:val="00B63461"/>
    <w:rsid w:val="00B635CC"/>
    <w:rsid w:val="00B63A47"/>
    <w:rsid w:val="00B641A3"/>
    <w:rsid w:val="00B6528F"/>
    <w:rsid w:val="00B65327"/>
    <w:rsid w:val="00B66621"/>
    <w:rsid w:val="00B66A57"/>
    <w:rsid w:val="00B67326"/>
    <w:rsid w:val="00B67AEE"/>
    <w:rsid w:val="00B7057D"/>
    <w:rsid w:val="00B710B5"/>
    <w:rsid w:val="00B716C1"/>
    <w:rsid w:val="00B71740"/>
    <w:rsid w:val="00B71E92"/>
    <w:rsid w:val="00B72062"/>
    <w:rsid w:val="00B7219F"/>
    <w:rsid w:val="00B73291"/>
    <w:rsid w:val="00B73981"/>
    <w:rsid w:val="00B74BAC"/>
    <w:rsid w:val="00B74F1B"/>
    <w:rsid w:val="00B7551C"/>
    <w:rsid w:val="00B7552B"/>
    <w:rsid w:val="00B75A3B"/>
    <w:rsid w:val="00B7698E"/>
    <w:rsid w:val="00B7711C"/>
    <w:rsid w:val="00B805B5"/>
    <w:rsid w:val="00B80A37"/>
    <w:rsid w:val="00B80F42"/>
    <w:rsid w:val="00B81227"/>
    <w:rsid w:val="00B81CF3"/>
    <w:rsid w:val="00B81D05"/>
    <w:rsid w:val="00B8260F"/>
    <w:rsid w:val="00B82F38"/>
    <w:rsid w:val="00B836B4"/>
    <w:rsid w:val="00B83878"/>
    <w:rsid w:val="00B84444"/>
    <w:rsid w:val="00B8463F"/>
    <w:rsid w:val="00B84753"/>
    <w:rsid w:val="00B85D8E"/>
    <w:rsid w:val="00B85E57"/>
    <w:rsid w:val="00B863B9"/>
    <w:rsid w:val="00B87E44"/>
    <w:rsid w:val="00B87ED1"/>
    <w:rsid w:val="00B905EC"/>
    <w:rsid w:val="00B90736"/>
    <w:rsid w:val="00B90F95"/>
    <w:rsid w:val="00B91712"/>
    <w:rsid w:val="00B91882"/>
    <w:rsid w:val="00B921FF"/>
    <w:rsid w:val="00B928CB"/>
    <w:rsid w:val="00B92929"/>
    <w:rsid w:val="00B935BD"/>
    <w:rsid w:val="00B93676"/>
    <w:rsid w:val="00B9435D"/>
    <w:rsid w:val="00B9540E"/>
    <w:rsid w:val="00B96EC4"/>
    <w:rsid w:val="00B974B3"/>
    <w:rsid w:val="00BA00D2"/>
    <w:rsid w:val="00BA06D6"/>
    <w:rsid w:val="00BA0A83"/>
    <w:rsid w:val="00BA28A1"/>
    <w:rsid w:val="00BA2E05"/>
    <w:rsid w:val="00BA3587"/>
    <w:rsid w:val="00BA41D1"/>
    <w:rsid w:val="00BA4308"/>
    <w:rsid w:val="00BA43C1"/>
    <w:rsid w:val="00BA451D"/>
    <w:rsid w:val="00BA45C4"/>
    <w:rsid w:val="00BA56E9"/>
    <w:rsid w:val="00BA5D42"/>
    <w:rsid w:val="00BA5FEC"/>
    <w:rsid w:val="00BA68FE"/>
    <w:rsid w:val="00BA6EDF"/>
    <w:rsid w:val="00BA71BF"/>
    <w:rsid w:val="00BA74EE"/>
    <w:rsid w:val="00BA75FB"/>
    <w:rsid w:val="00BB1BD4"/>
    <w:rsid w:val="00BB23BC"/>
    <w:rsid w:val="00BB255D"/>
    <w:rsid w:val="00BB2DBC"/>
    <w:rsid w:val="00BB2EA8"/>
    <w:rsid w:val="00BB3D18"/>
    <w:rsid w:val="00BB4866"/>
    <w:rsid w:val="00BB4D42"/>
    <w:rsid w:val="00BB5FE1"/>
    <w:rsid w:val="00BB60A6"/>
    <w:rsid w:val="00BB6679"/>
    <w:rsid w:val="00BB70C9"/>
    <w:rsid w:val="00BB7702"/>
    <w:rsid w:val="00BB7953"/>
    <w:rsid w:val="00BB7F83"/>
    <w:rsid w:val="00BC00FD"/>
    <w:rsid w:val="00BC0517"/>
    <w:rsid w:val="00BC228F"/>
    <w:rsid w:val="00BC23E5"/>
    <w:rsid w:val="00BC25B4"/>
    <w:rsid w:val="00BC25F2"/>
    <w:rsid w:val="00BC2876"/>
    <w:rsid w:val="00BC292B"/>
    <w:rsid w:val="00BC364F"/>
    <w:rsid w:val="00BC3933"/>
    <w:rsid w:val="00BC479B"/>
    <w:rsid w:val="00BC47A5"/>
    <w:rsid w:val="00BC47FA"/>
    <w:rsid w:val="00BC4B77"/>
    <w:rsid w:val="00BC4EF1"/>
    <w:rsid w:val="00BC5056"/>
    <w:rsid w:val="00BC51D8"/>
    <w:rsid w:val="00BC55B4"/>
    <w:rsid w:val="00BC66A4"/>
    <w:rsid w:val="00BC73E6"/>
    <w:rsid w:val="00BC7AD2"/>
    <w:rsid w:val="00BD0258"/>
    <w:rsid w:val="00BD046F"/>
    <w:rsid w:val="00BD06E8"/>
    <w:rsid w:val="00BD1992"/>
    <w:rsid w:val="00BD1C56"/>
    <w:rsid w:val="00BD1D5C"/>
    <w:rsid w:val="00BD6006"/>
    <w:rsid w:val="00BD6241"/>
    <w:rsid w:val="00BD64EA"/>
    <w:rsid w:val="00BD6A08"/>
    <w:rsid w:val="00BD7073"/>
    <w:rsid w:val="00BD72B3"/>
    <w:rsid w:val="00BD7BF6"/>
    <w:rsid w:val="00BD7F8A"/>
    <w:rsid w:val="00BE0A8F"/>
    <w:rsid w:val="00BE0DD0"/>
    <w:rsid w:val="00BE11D0"/>
    <w:rsid w:val="00BE224B"/>
    <w:rsid w:val="00BE2C5F"/>
    <w:rsid w:val="00BE32F0"/>
    <w:rsid w:val="00BE4CC1"/>
    <w:rsid w:val="00BE4E4A"/>
    <w:rsid w:val="00BE5B50"/>
    <w:rsid w:val="00BE6160"/>
    <w:rsid w:val="00BE6F89"/>
    <w:rsid w:val="00BE7189"/>
    <w:rsid w:val="00BE75BD"/>
    <w:rsid w:val="00BE78E0"/>
    <w:rsid w:val="00BF0997"/>
    <w:rsid w:val="00BF0E14"/>
    <w:rsid w:val="00BF0FA6"/>
    <w:rsid w:val="00BF23B5"/>
    <w:rsid w:val="00BF2BAC"/>
    <w:rsid w:val="00BF3546"/>
    <w:rsid w:val="00BF4192"/>
    <w:rsid w:val="00BF4FC2"/>
    <w:rsid w:val="00BF57D2"/>
    <w:rsid w:val="00BF599A"/>
    <w:rsid w:val="00BF5B27"/>
    <w:rsid w:val="00BF642D"/>
    <w:rsid w:val="00BF72C3"/>
    <w:rsid w:val="00BF768D"/>
    <w:rsid w:val="00BF7C81"/>
    <w:rsid w:val="00C00E29"/>
    <w:rsid w:val="00C01B54"/>
    <w:rsid w:val="00C01F46"/>
    <w:rsid w:val="00C023F4"/>
    <w:rsid w:val="00C03369"/>
    <w:rsid w:val="00C04D76"/>
    <w:rsid w:val="00C0509D"/>
    <w:rsid w:val="00C05611"/>
    <w:rsid w:val="00C06D9E"/>
    <w:rsid w:val="00C1002B"/>
    <w:rsid w:val="00C10362"/>
    <w:rsid w:val="00C11E30"/>
    <w:rsid w:val="00C13416"/>
    <w:rsid w:val="00C1374D"/>
    <w:rsid w:val="00C13A59"/>
    <w:rsid w:val="00C13EC4"/>
    <w:rsid w:val="00C161F6"/>
    <w:rsid w:val="00C162D7"/>
    <w:rsid w:val="00C169C2"/>
    <w:rsid w:val="00C16D58"/>
    <w:rsid w:val="00C20886"/>
    <w:rsid w:val="00C20A28"/>
    <w:rsid w:val="00C21947"/>
    <w:rsid w:val="00C21D91"/>
    <w:rsid w:val="00C2203F"/>
    <w:rsid w:val="00C22360"/>
    <w:rsid w:val="00C22F1B"/>
    <w:rsid w:val="00C23230"/>
    <w:rsid w:val="00C23D76"/>
    <w:rsid w:val="00C247DC"/>
    <w:rsid w:val="00C256BC"/>
    <w:rsid w:val="00C265F5"/>
    <w:rsid w:val="00C26CD6"/>
    <w:rsid w:val="00C27497"/>
    <w:rsid w:val="00C277E0"/>
    <w:rsid w:val="00C30601"/>
    <w:rsid w:val="00C30644"/>
    <w:rsid w:val="00C30920"/>
    <w:rsid w:val="00C30BE3"/>
    <w:rsid w:val="00C30FC4"/>
    <w:rsid w:val="00C313BA"/>
    <w:rsid w:val="00C31D4D"/>
    <w:rsid w:val="00C3202E"/>
    <w:rsid w:val="00C32985"/>
    <w:rsid w:val="00C338EB"/>
    <w:rsid w:val="00C33D36"/>
    <w:rsid w:val="00C33E82"/>
    <w:rsid w:val="00C33F34"/>
    <w:rsid w:val="00C34298"/>
    <w:rsid w:val="00C345F8"/>
    <w:rsid w:val="00C34EC6"/>
    <w:rsid w:val="00C35042"/>
    <w:rsid w:val="00C352C1"/>
    <w:rsid w:val="00C356EA"/>
    <w:rsid w:val="00C3622D"/>
    <w:rsid w:val="00C36465"/>
    <w:rsid w:val="00C36CFF"/>
    <w:rsid w:val="00C37413"/>
    <w:rsid w:val="00C379D5"/>
    <w:rsid w:val="00C40DFF"/>
    <w:rsid w:val="00C40EE3"/>
    <w:rsid w:val="00C4104B"/>
    <w:rsid w:val="00C412B0"/>
    <w:rsid w:val="00C4133A"/>
    <w:rsid w:val="00C413EE"/>
    <w:rsid w:val="00C415AF"/>
    <w:rsid w:val="00C4176A"/>
    <w:rsid w:val="00C41DC5"/>
    <w:rsid w:val="00C421A4"/>
    <w:rsid w:val="00C421B4"/>
    <w:rsid w:val="00C424A3"/>
    <w:rsid w:val="00C42584"/>
    <w:rsid w:val="00C42CA4"/>
    <w:rsid w:val="00C431D5"/>
    <w:rsid w:val="00C4374A"/>
    <w:rsid w:val="00C43838"/>
    <w:rsid w:val="00C43C9E"/>
    <w:rsid w:val="00C43DD3"/>
    <w:rsid w:val="00C443BA"/>
    <w:rsid w:val="00C44A9C"/>
    <w:rsid w:val="00C452F1"/>
    <w:rsid w:val="00C456CD"/>
    <w:rsid w:val="00C50314"/>
    <w:rsid w:val="00C5032C"/>
    <w:rsid w:val="00C50B7F"/>
    <w:rsid w:val="00C52600"/>
    <w:rsid w:val="00C53385"/>
    <w:rsid w:val="00C53581"/>
    <w:rsid w:val="00C53DB6"/>
    <w:rsid w:val="00C5445E"/>
    <w:rsid w:val="00C54B37"/>
    <w:rsid w:val="00C557D3"/>
    <w:rsid w:val="00C55EC7"/>
    <w:rsid w:val="00C55FE9"/>
    <w:rsid w:val="00C56261"/>
    <w:rsid w:val="00C563B1"/>
    <w:rsid w:val="00C56456"/>
    <w:rsid w:val="00C60168"/>
    <w:rsid w:val="00C6077D"/>
    <w:rsid w:val="00C60808"/>
    <w:rsid w:val="00C612C1"/>
    <w:rsid w:val="00C619BF"/>
    <w:rsid w:val="00C62217"/>
    <w:rsid w:val="00C62551"/>
    <w:rsid w:val="00C626F3"/>
    <w:rsid w:val="00C62DE7"/>
    <w:rsid w:val="00C62F32"/>
    <w:rsid w:val="00C635A8"/>
    <w:rsid w:val="00C63D42"/>
    <w:rsid w:val="00C63E76"/>
    <w:rsid w:val="00C64030"/>
    <w:rsid w:val="00C64090"/>
    <w:rsid w:val="00C650F5"/>
    <w:rsid w:val="00C65260"/>
    <w:rsid w:val="00C66062"/>
    <w:rsid w:val="00C661FB"/>
    <w:rsid w:val="00C67135"/>
    <w:rsid w:val="00C673E5"/>
    <w:rsid w:val="00C67D7B"/>
    <w:rsid w:val="00C67D80"/>
    <w:rsid w:val="00C67ED2"/>
    <w:rsid w:val="00C67FE6"/>
    <w:rsid w:val="00C705FC"/>
    <w:rsid w:val="00C70D4E"/>
    <w:rsid w:val="00C74071"/>
    <w:rsid w:val="00C74194"/>
    <w:rsid w:val="00C742EB"/>
    <w:rsid w:val="00C755AA"/>
    <w:rsid w:val="00C755BD"/>
    <w:rsid w:val="00C75822"/>
    <w:rsid w:val="00C76AFA"/>
    <w:rsid w:val="00C76D3A"/>
    <w:rsid w:val="00C775A8"/>
    <w:rsid w:val="00C77B63"/>
    <w:rsid w:val="00C80727"/>
    <w:rsid w:val="00C8085A"/>
    <w:rsid w:val="00C80A90"/>
    <w:rsid w:val="00C81098"/>
    <w:rsid w:val="00C815DA"/>
    <w:rsid w:val="00C8217C"/>
    <w:rsid w:val="00C82998"/>
    <w:rsid w:val="00C83C02"/>
    <w:rsid w:val="00C8400F"/>
    <w:rsid w:val="00C84436"/>
    <w:rsid w:val="00C8454B"/>
    <w:rsid w:val="00C84C94"/>
    <w:rsid w:val="00C85B61"/>
    <w:rsid w:val="00C865D9"/>
    <w:rsid w:val="00C86792"/>
    <w:rsid w:val="00C868CE"/>
    <w:rsid w:val="00C901A6"/>
    <w:rsid w:val="00C908CA"/>
    <w:rsid w:val="00C91271"/>
    <w:rsid w:val="00C913BB"/>
    <w:rsid w:val="00C91402"/>
    <w:rsid w:val="00C91CA7"/>
    <w:rsid w:val="00C9211B"/>
    <w:rsid w:val="00C92B18"/>
    <w:rsid w:val="00C92C51"/>
    <w:rsid w:val="00C92CFB"/>
    <w:rsid w:val="00C9384C"/>
    <w:rsid w:val="00C941E0"/>
    <w:rsid w:val="00C94444"/>
    <w:rsid w:val="00C94AF3"/>
    <w:rsid w:val="00C94F1F"/>
    <w:rsid w:val="00C958FE"/>
    <w:rsid w:val="00C95D5A"/>
    <w:rsid w:val="00C95E66"/>
    <w:rsid w:val="00C96357"/>
    <w:rsid w:val="00C9637B"/>
    <w:rsid w:val="00C963EE"/>
    <w:rsid w:val="00C964C6"/>
    <w:rsid w:val="00C966C3"/>
    <w:rsid w:val="00C96CB3"/>
    <w:rsid w:val="00C97E05"/>
    <w:rsid w:val="00CA12EE"/>
    <w:rsid w:val="00CA1F91"/>
    <w:rsid w:val="00CA203F"/>
    <w:rsid w:val="00CA27B8"/>
    <w:rsid w:val="00CA32D9"/>
    <w:rsid w:val="00CA34CC"/>
    <w:rsid w:val="00CA51C1"/>
    <w:rsid w:val="00CA5F50"/>
    <w:rsid w:val="00CA602C"/>
    <w:rsid w:val="00CA6E80"/>
    <w:rsid w:val="00CA70D4"/>
    <w:rsid w:val="00CA73D0"/>
    <w:rsid w:val="00CA73D8"/>
    <w:rsid w:val="00CA7724"/>
    <w:rsid w:val="00CB029B"/>
    <w:rsid w:val="00CB1193"/>
    <w:rsid w:val="00CB1445"/>
    <w:rsid w:val="00CB17C7"/>
    <w:rsid w:val="00CB2385"/>
    <w:rsid w:val="00CB2876"/>
    <w:rsid w:val="00CB2F26"/>
    <w:rsid w:val="00CB40F7"/>
    <w:rsid w:val="00CB47AF"/>
    <w:rsid w:val="00CB5281"/>
    <w:rsid w:val="00CB5710"/>
    <w:rsid w:val="00CB59F0"/>
    <w:rsid w:val="00CB6A64"/>
    <w:rsid w:val="00CB6C0E"/>
    <w:rsid w:val="00CB6FBF"/>
    <w:rsid w:val="00CB723B"/>
    <w:rsid w:val="00CB7AFB"/>
    <w:rsid w:val="00CB7DB4"/>
    <w:rsid w:val="00CC1380"/>
    <w:rsid w:val="00CC1577"/>
    <w:rsid w:val="00CC1A82"/>
    <w:rsid w:val="00CC217B"/>
    <w:rsid w:val="00CC2325"/>
    <w:rsid w:val="00CC2D1A"/>
    <w:rsid w:val="00CC3892"/>
    <w:rsid w:val="00CC3A23"/>
    <w:rsid w:val="00CC3F91"/>
    <w:rsid w:val="00CC5234"/>
    <w:rsid w:val="00CC54D1"/>
    <w:rsid w:val="00CC5A3F"/>
    <w:rsid w:val="00CC6C53"/>
    <w:rsid w:val="00CD09BA"/>
    <w:rsid w:val="00CD1B44"/>
    <w:rsid w:val="00CD1F0A"/>
    <w:rsid w:val="00CD207B"/>
    <w:rsid w:val="00CD24A5"/>
    <w:rsid w:val="00CD26E6"/>
    <w:rsid w:val="00CD322F"/>
    <w:rsid w:val="00CD49D7"/>
    <w:rsid w:val="00CD4C70"/>
    <w:rsid w:val="00CD5297"/>
    <w:rsid w:val="00CD556A"/>
    <w:rsid w:val="00CD7201"/>
    <w:rsid w:val="00CD7243"/>
    <w:rsid w:val="00CD75D3"/>
    <w:rsid w:val="00CD7D88"/>
    <w:rsid w:val="00CE0448"/>
    <w:rsid w:val="00CE072B"/>
    <w:rsid w:val="00CE0D2D"/>
    <w:rsid w:val="00CE1128"/>
    <w:rsid w:val="00CE1378"/>
    <w:rsid w:val="00CE1DBB"/>
    <w:rsid w:val="00CE2266"/>
    <w:rsid w:val="00CE2473"/>
    <w:rsid w:val="00CE2564"/>
    <w:rsid w:val="00CE265D"/>
    <w:rsid w:val="00CE2A9D"/>
    <w:rsid w:val="00CE470C"/>
    <w:rsid w:val="00CE47ED"/>
    <w:rsid w:val="00CE50C5"/>
    <w:rsid w:val="00CE5229"/>
    <w:rsid w:val="00CE5232"/>
    <w:rsid w:val="00CE5322"/>
    <w:rsid w:val="00CE53D6"/>
    <w:rsid w:val="00CE567B"/>
    <w:rsid w:val="00CE6175"/>
    <w:rsid w:val="00CF14D3"/>
    <w:rsid w:val="00CF37AB"/>
    <w:rsid w:val="00CF3926"/>
    <w:rsid w:val="00CF4B6C"/>
    <w:rsid w:val="00CF4F2A"/>
    <w:rsid w:val="00CF5410"/>
    <w:rsid w:val="00CF59AD"/>
    <w:rsid w:val="00CF5AC0"/>
    <w:rsid w:val="00CF6008"/>
    <w:rsid w:val="00CF635D"/>
    <w:rsid w:val="00CF639F"/>
    <w:rsid w:val="00CF7996"/>
    <w:rsid w:val="00D00307"/>
    <w:rsid w:val="00D009D6"/>
    <w:rsid w:val="00D00B86"/>
    <w:rsid w:val="00D011C6"/>
    <w:rsid w:val="00D01526"/>
    <w:rsid w:val="00D01701"/>
    <w:rsid w:val="00D01A52"/>
    <w:rsid w:val="00D02FFF"/>
    <w:rsid w:val="00D0312E"/>
    <w:rsid w:val="00D03E7E"/>
    <w:rsid w:val="00D0560D"/>
    <w:rsid w:val="00D05D85"/>
    <w:rsid w:val="00D05DA1"/>
    <w:rsid w:val="00D06068"/>
    <w:rsid w:val="00D0678D"/>
    <w:rsid w:val="00D06D16"/>
    <w:rsid w:val="00D10432"/>
    <w:rsid w:val="00D108C3"/>
    <w:rsid w:val="00D1103F"/>
    <w:rsid w:val="00D14632"/>
    <w:rsid w:val="00D14DCA"/>
    <w:rsid w:val="00D14E02"/>
    <w:rsid w:val="00D15338"/>
    <w:rsid w:val="00D1580D"/>
    <w:rsid w:val="00D1659E"/>
    <w:rsid w:val="00D165DD"/>
    <w:rsid w:val="00D16968"/>
    <w:rsid w:val="00D16B73"/>
    <w:rsid w:val="00D16CCD"/>
    <w:rsid w:val="00D1728F"/>
    <w:rsid w:val="00D1757F"/>
    <w:rsid w:val="00D178F4"/>
    <w:rsid w:val="00D20137"/>
    <w:rsid w:val="00D2014D"/>
    <w:rsid w:val="00D2066F"/>
    <w:rsid w:val="00D206F1"/>
    <w:rsid w:val="00D2085C"/>
    <w:rsid w:val="00D208E9"/>
    <w:rsid w:val="00D212A8"/>
    <w:rsid w:val="00D21741"/>
    <w:rsid w:val="00D21A16"/>
    <w:rsid w:val="00D21FF6"/>
    <w:rsid w:val="00D223EC"/>
    <w:rsid w:val="00D239D7"/>
    <w:rsid w:val="00D24630"/>
    <w:rsid w:val="00D2484E"/>
    <w:rsid w:val="00D24A6E"/>
    <w:rsid w:val="00D24DD7"/>
    <w:rsid w:val="00D25268"/>
    <w:rsid w:val="00D269AA"/>
    <w:rsid w:val="00D26AF6"/>
    <w:rsid w:val="00D27172"/>
    <w:rsid w:val="00D278E4"/>
    <w:rsid w:val="00D30959"/>
    <w:rsid w:val="00D30B4D"/>
    <w:rsid w:val="00D31C31"/>
    <w:rsid w:val="00D31E33"/>
    <w:rsid w:val="00D31F64"/>
    <w:rsid w:val="00D3255A"/>
    <w:rsid w:val="00D3299F"/>
    <w:rsid w:val="00D33739"/>
    <w:rsid w:val="00D33FBD"/>
    <w:rsid w:val="00D34C12"/>
    <w:rsid w:val="00D34D4D"/>
    <w:rsid w:val="00D35C15"/>
    <w:rsid w:val="00D3656B"/>
    <w:rsid w:val="00D37128"/>
    <w:rsid w:val="00D37144"/>
    <w:rsid w:val="00D378EA"/>
    <w:rsid w:val="00D37ACA"/>
    <w:rsid w:val="00D37DFB"/>
    <w:rsid w:val="00D411EB"/>
    <w:rsid w:val="00D41407"/>
    <w:rsid w:val="00D415B6"/>
    <w:rsid w:val="00D4188E"/>
    <w:rsid w:val="00D41C2C"/>
    <w:rsid w:val="00D44A7D"/>
    <w:rsid w:val="00D44EFC"/>
    <w:rsid w:val="00D45A4C"/>
    <w:rsid w:val="00D46EE0"/>
    <w:rsid w:val="00D5083D"/>
    <w:rsid w:val="00D5084B"/>
    <w:rsid w:val="00D51A75"/>
    <w:rsid w:val="00D5219F"/>
    <w:rsid w:val="00D52807"/>
    <w:rsid w:val="00D52A11"/>
    <w:rsid w:val="00D52A45"/>
    <w:rsid w:val="00D53A87"/>
    <w:rsid w:val="00D53E9D"/>
    <w:rsid w:val="00D54082"/>
    <w:rsid w:val="00D5485A"/>
    <w:rsid w:val="00D549AC"/>
    <w:rsid w:val="00D549D6"/>
    <w:rsid w:val="00D549DA"/>
    <w:rsid w:val="00D5501C"/>
    <w:rsid w:val="00D56C2C"/>
    <w:rsid w:val="00D56DDA"/>
    <w:rsid w:val="00D56E58"/>
    <w:rsid w:val="00D56F95"/>
    <w:rsid w:val="00D5760C"/>
    <w:rsid w:val="00D579F4"/>
    <w:rsid w:val="00D61CDA"/>
    <w:rsid w:val="00D62016"/>
    <w:rsid w:val="00D62383"/>
    <w:rsid w:val="00D625B4"/>
    <w:rsid w:val="00D62792"/>
    <w:rsid w:val="00D63BD4"/>
    <w:rsid w:val="00D63F0A"/>
    <w:rsid w:val="00D6405F"/>
    <w:rsid w:val="00D640E7"/>
    <w:rsid w:val="00D64772"/>
    <w:rsid w:val="00D6503D"/>
    <w:rsid w:val="00D661C9"/>
    <w:rsid w:val="00D66651"/>
    <w:rsid w:val="00D66A03"/>
    <w:rsid w:val="00D70712"/>
    <w:rsid w:val="00D709DE"/>
    <w:rsid w:val="00D7110F"/>
    <w:rsid w:val="00D71564"/>
    <w:rsid w:val="00D72296"/>
    <w:rsid w:val="00D73FBA"/>
    <w:rsid w:val="00D7411B"/>
    <w:rsid w:val="00D743C2"/>
    <w:rsid w:val="00D74805"/>
    <w:rsid w:val="00D74905"/>
    <w:rsid w:val="00D74B22"/>
    <w:rsid w:val="00D753BC"/>
    <w:rsid w:val="00D75921"/>
    <w:rsid w:val="00D75CA9"/>
    <w:rsid w:val="00D75CB3"/>
    <w:rsid w:val="00D76AA4"/>
    <w:rsid w:val="00D76DFC"/>
    <w:rsid w:val="00D77471"/>
    <w:rsid w:val="00D77951"/>
    <w:rsid w:val="00D779E9"/>
    <w:rsid w:val="00D77B3E"/>
    <w:rsid w:val="00D80CDF"/>
    <w:rsid w:val="00D82760"/>
    <w:rsid w:val="00D8556C"/>
    <w:rsid w:val="00D85F01"/>
    <w:rsid w:val="00D86E57"/>
    <w:rsid w:val="00D87606"/>
    <w:rsid w:val="00D9043E"/>
    <w:rsid w:val="00D9186D"/>
    <w:rsid w:val="00D91DA6"/>
    <w:rsid w:val="00D92A30"/>
    <w:rsid w:val="00D93498"/>
    <w:rsid w:val="00D93719"/>
    <w:rsid w:val="00D94726"/>
    <w:rsid w:val="00D94B62"/>
    <w:rsid w:val="00D95760"/>
    <w:rsid w:val="00D95C60"/>
    <w:rsid w:val="00D965AC"/>
    <w:rsid w:val="00D9693B"/>
    <w:rsid w:val="00D97052"/>
    <w:rsid w:val="00D9744A"/>
    <w:rsid w:val="00D97915"/>
    <w:rsid w:val="00DA0B01"/>
    <w:rsid w:val="00DA1417"/>
    <w:rsid w:val="00DA18E6"/>
    <w:rsid w:val="00DA1D82"/>
    <w:rsid w:val="00DA1F96"/>
    <w:rsid w:val="00DA27FF"/>
    <w:rsid w:val="00DA3E13"/>
    <w:rsid w:val="00DA4BD1"/>
    <w:rsid w:val="00DA5549"/>
    <w:rsid w:val="00DA5683"/>
    <w:rsid w:val="00DA56C9"/>
    <w:rsid w:val="00DA5827"/>
    <w:rsid w:val="00DA5959"/>
    <w:rsid w:val="00DA70D4"/>
    <w:rsid w:val="00DA70E8"/>
    <w:rsid w:val="00DA721E"/>
    <w:rsid w:val="00DB0174"/>
    <w:rsid w:val="00DB2183"/>
    <w:rsid w:val="00DB221F"/>
    <w:rsid w:val="00DB3364"/>
    <w:rsid w:val="00DB34F4"/>
    <w:rsid w:val="00DB36FC"/>
    <w:rsid w:val="00DB4C5B"/>
    <w:rsid w:val="00DB5518"/>
    <w:rsid w:val="00DB5544"/>
    <w:rsid w:val="00DB5E7F"/>
    <w:rsid w:val="00DB61A7"/>
    <w:rsid w:val="00DB6F45"/>
    <w:rsid w:val="00DB6FAC"/>
    <w:rsid w:val="00DB734C"/>
    <w:rsid w:val="00DB779E"/>
    <w:rsid w:val="00DB7F2A"/>
    <w:rsid w:val="00DC00EB"/>
    <w:rsid w:val="00DC0196"/>
    <w:rsid w:val="00DC0666"/>
    <w:rsid w:val="00DC23C5"/>
    <w:rsid w:val="00DC3C21"/>
    <w:rsid w:val="00DC3CF4"/>
    <w:rsid w:val="00DC50FD"/>
    <w:rsid w:val="00DC597F"/>
    <w:rsid w:val="00DC6205"/>
    <w:rsid w:val="00DC69D2"/>
    <w:rsid w:val="00DC6C20"/>
    <w:rsid w:val="00DC74BF"/>
    <w:rsid w:val="00DC7EB6"/>
    <w:rsid w:val="00DD0130"/>
    <w:rsid w:val="00DD0550"/>
    <w:rsid w:val="00DD0D67"/>
    <w:rsid w:val="00DD10C1"/>
    <w:rsid w:val="00DD130D"/>
    <w:rsid w:val="00DD164D"/>
    <w:rsid w:val="00DD1B90"/>
    <w:rsid w:val="00DD1BC5"/>
    <w:rsid w:val="00DD1FC8"/>
    <w:rsid w:val="00DD203E"/>
    <w:rsid w:val="00DD2CAD"/>
    <w:rsid w:val="00DD30F9"/>
    <w:rsid w:val="00DD50AA"/>
    <w:rsid w:val="00DD5A12"/>
    <w:rsid w:val="00DD7036"/>
    <w:rsid w:val="00DD73EA"/>
    <w:rsid w:val="00DE022B"/>
    <w:rsid w:val="00DE036A"/>
    <w:rsid w:val="00DE0C11"/>
    <w:rsid w:val="00DE1198"/>
    <w:rsid w:val="00DE136B"/>
    <w:rsid w:val="00DE1CD9"/>
    <w:rsid w:val="00DE28CA"/>
    <w:rsid w:val="00DE29C3"/>
    <w:rsid w:val="00DE2E0F"/>
    <w:rsid w:val="00DE39AB"/>
    <w:rsid w:val="00DE39EE"/>
    <w:rsid w:val="00DE3B0F"/>
    <w:rsid w:val="00DE3C57"/>
    <w:rsid w:val="00DE3F86"/>
    <w:rsid w:val="00DE4AF3"/>
    <w:rsid w:val="00DE4D2B"/>
    <w:rsid w:val="00DE53B0"/>
    <w:rsid w:val="00DE5C3A"/>
    <w:rsid w:val="00DE60ED"/>
    <w:rsid w:val="00DE642C"/>
    <w:rsid w:val="00DE6AE4"/>
    <w:rsid w:val="00DE6BF9"/>
    <w:rsid w:val="00DE7325"/>
    <w:rsid w:val="00DE7EAB"/>
    <w:rsid w:val="00DF0B29"/>
    <w:rsid w:val="00DF100C"/>
    <w:rsid w:val="00DF10CC"/>
    <w:rsid w:val="00DF1280"/>
    <w:rsid w:val="00DF1399"/>
    <w:rsid w:val="00DF210E"/>
    <w:rsid w:val="00DF23F2"/>
    <w:rsid w:val="00DF26C8"/>
    <w:rsid w:val="00DF27F3"/>
    <w:rsid w:val="00DF2E39"/>
    <w:rsid w:val="00DF3F98"/>
    <w:rsid w:val="00DF4270"/>
    <w:rsid w:val="00DF4299"/>
    <w:rsid w:val="00DF42CD"/>
    <w:rsid w:val="00DF47E4"/>
    <w:rsid w:val="00DF570C"/>
    <w:rsid w:val="00DF5E70"/>
    <w:rsid w:val="00DF61C2"/>
    <w:rsid w:val="00DF6439"/>
    <w:rsid w:val="00DF6D8D"/>
    <w:rsid w:val="00DF7E61"/>
    <w:rsid w:val="00E011AE"/>
    <w:rsid w:val="00E0128F"/>
    <w:rsid w:val="00E01477"/>
    <w:rsid w:val="00E01DB6"/>
    <w:rsid w:val="00E02063"/>
    <w:rsid w:val="00E02695"/>
    <w:rsid w:val="00E02809"/>
    <w:rsid w:val="00E02AC8"/>
    <w:rsid w:val="00E02F4F"/>
    <w:rsid w:val="00E03003"/>
    <w:rsid w:val="00E0374A"/>
    <w:rsid w:val="00E03A38"/>
    <w:rsid w:val="00E03F91"/>
    <w:rsid w:val="00E04A46"/>
    <w:rsid w:val="00E05276"/>
    <w:rsid w:val="00E0529D"/>
    <w:rsid w:val="00E05935"/>
    <w:rsid w:val="00E05953"/>
    <w:rsid w:val="00E0635C"/>
    <w:rsid w:val="00E06AD0"/>
    <w:rsid w:val="00E06F01"/>
    <w:rsid w:val="00E0741E"/>
    <w:rsid w:val="00E0770D"/>
    <w:rsid w:val="00E07A42"/>
    <w:rsid w:val="00E07D87"/>
    <w:rsid w:val="00E104CD"/>
    <w:rsid w:val="00E10AF1"/>
    <w:rsid w:val="00E10E39"/>
    <w:rsid w:val="00E1127F"/>
    <w:rsid w:val="00E118E2"/>
    <w:rsid w:val="00E11E57"/>
    <w:rsid w:val="00E1253C"/>
    <w:rsid w:val="00E13393"/>
    <w:rsid w:val="00E13754"/>
    <w:rsid w:val="00E13C8E"/>
    <w:rsid w:val="00E13DE0"/>
    <w:rsid w:val="00E15681"/>
    <w:rsid w:val="00E15BC4"/>
    <w:rsid w:val="00E163F9"/>
    <w:rsid w:val="00E16F0A"/>
    <w:rsid w:val="00E16FE1"/>
    <w:rsid w:val="00E17E17"/>
    <w:rsid w:val="00E2002D"/>
    <w:rsid w:val="00E208C2"/>
    <w:rsid w:val="00E2167F"/>
    <w:rsid w:val="00E23B12"/>
    <w:rsid w:val="00E241A2"/>
    <w:rsid w:val="00E242C1"/>
    <w:rsid w:val="00E243D4"/>
    <w:rsid w:val="00E2447D"/>
    <w:rsid w:val="00E254DF"/>
    <w:rsid w:val="00E25EA3"/>
    <w:rsid w:val="00E27B2B"/>
    <w:rsid w:val="00E27CEF"/>
    <w:rsid w:val="00E30B6B"/>
    <w:rsid w:val="00E31309"/>
    <w:rsid w:val="00E3411B"/>
    <w:rsid w:val="00E35C43"/>
    <w:rsid w:val="00E36290"/>
    <w:rsid w:val="00E36CEF"/>
    <w:rsid w:val="00E36DE0"/>
    <w:rsid w:val="00E36F8A"/>
    <w:rsid w:val="00E37C97"/>
    <w:rsid w:val="00E40B74"/>
    <w:rsid w:val="00E418DE"/>
    <w:rsid w:val="00E41A05"/>
    <w:rsid w:val="00E41C0B"/>
    <w:rsid w:val="00E41E9E"/>
    <w:rsid w:val="00E41F81"/>
    <w:rsid w:val="00E42B98"/>
    <w:rsid w:val="00E42C3E"/>
    <w:rsid w:val="00E432DA"/>
    <w:rsid w:val="00E43EEF"/>
    <w:rsid w:val="00E44165"/>
    <w:rsid w:val="00E44A0E"/>
    <w:rsid w:val="00E44A7E"/>
    <w:rsid w:val="00E454B4"/>
    <w:rsid w:val="00E455B7"/>
    <w:rsid w:val="00E45A3E"/>
    <w:rsid w:val="00E46114"/>
    <w:rsid w:val="00E50045"/>
    <w:rsid w:val="00E5022C"/>
    <w:rsid w:val="00E50670"/>
    <w:rsid w:val="00E51ADA"/>
    <w:rsid w:val="00E52EC9"/>
    <w:rsid w:val="00E52F38"/>
    <w:rsid w:val="00E53BBF"/>
    <w:rsid w:val="00E53BD0"/>
    <w:rsid w:val="00E53F2C"/>
    <w:rsid w:val="00E5451A"/>
    <w:rsid w:val="00E54B4C"/>
    <w:rsid w:val="00E54E1C"/>
    <w:rsid w:val="00E54F08"/>
    <w:rsid w:val="00E55B48"/>
    <w:rsid w:val="00E55C00"/>
    <w:rsid w:val="00E560FC"/>
    <w:rsid w:val="00E56D45"/>
    <w:rsid w:val="00E57E84"/>
    <w:rsid w:val="00E60B2B"/>
    <w:rsid w:val="00E61457"/>
    <w:rsid w:val="00E6148F"/>
    <w:rsid w:val="00E6383B"/>
    <w:rsid w:val="00E63AF3"/>
    <w:rsid w:val="00E63CC7"/>
    <w:rsid w:val="00E660BA"/>
    <w:rsid w:val="00E70CA9"/>
    <w:rsid w:val="00E7187F"/>
    <w:rsid w:val="00E71AC7"/>
    <w:rsid w:val="00E71D41"/>
    <w:rsid w:val="00E725F4"/>
    <w:rsid w:val="00E726B6"/>
    <w:rsid w:val="00E72A53"/>
    <w:rsid w:val="00E731DD"/>
    <w:rsid w:val="00E73AB4"/>
    <w:rsid w:val="00E74101"/>
    <w:rsid w:val="00E741C2"/>
    <w:rsid w:val="00E7451B"/>
    <w:rsid w:val="00E74660"/>
    <w:rsid w:val="00E7466B"/>
    <w:rsid w:val="00E74860"/>
    <w:rsid w:val="00E74CA3"/>
    <w:rsid w:val="00E74D4A"/>
    <w:rsid w:val="00E75F12"/>
    <w:rsid w:val="00E75F6B"/>
    <w:rsid w:val="00E7613F"/>
    <w:rsid w:val="00E76723"/>
    <w:rsid w:val="00E7729E"/>
    <w:rsid w:val="00E77827"/>
    <w:rsid w:val="00E77F04"/>
    <w:rsid w:val="00E8067C"/>
    <w:rsid w:val="00E80AF6"/>
    <w:rsid w:val="00E80E4E"/>
    <w:rsid w:val="00E80E59"/>
    <w:rsid w:val="00E8100C"/>
    <w:rsid w:val="00E8154E"/>
    <w:rsid w:val="00E8179C"/>
    <w:rsid w:val="00E83371"/>
    <w:rsid w:val="00E85066"/>
    <w:rsid w:val="00E85C49"/>
    <w:rsid w:val="00E860CB"/>
    <w:rsid w:val="00E86308"/>
    <w:rsid w:val="00E865EF"/>
    <w:rsid w:val="00E8774D"/>
    <w:rsid w:val="00E87FAD"/>
    <w:rsid w:val="00E90CAE"/>
    <w:rsid w:val="00E90F5B"/>
    <w:rsid w:val="00E911D2"/>
    <w:rsid w:val="00E913EA"/>
    <w:rsid w:val="00E91565"/>
    <w:rsid w:val="00E91629"/>
    <w:rsid w:val="00E920A4"/>
    <w:rsid w:val="00E92974"/>
    <w:rsid w:val="00E92CDA"/>
    <w:rsid w:val="00E93509"/>
    <w:rsid w:val="00E935D2"/>
    <w:rsid w:val="00E93A82"/>
    <w:rsid w:val="00E94E77"/>
    <w:rsid w:val="00E9510F"/>
    <w:rsid w:val="00E9594E"/>
    <w:rsid w:val="00E960D4"/>
    <w:rsid w:val="00E97317"/>
    <w:rsid w:val="00E9752E"/>
    <w:rsid w:val="00E977B3"/>
    <w:rsid w:val="00E97A7B"/>
    <w:rsid w:val="00E97AE7"/>
    <w:rsid w:val="00E97C57"/>
    <w:rsid w:val="00E97D06"/>
    <w:rsid w:val="00EA0878"/>
    <w:rsid w:val="00EA1288"/>
    <w:rsid w:val="00EA1A40"/>
    <w:rsid w:val="00EA216C"/>
    <w:rsid w:val="00EA2789"/>
    <w:rsid w:val="00EA3DBD"/>
    <w:rsid w:val="00EA3FAE"/>
    <w:rsid w:val="00EA4C2E"/>
    <w:rsid w:val="00EA4CFD"/>
    <w:rsid w:val="00EA5343"/>
    <w:rsid w:val="00EA7772"/>
    <w:rsid w:val="00EAA8E4"/>
    <w:rsid w:val="00EB16A0"/>
    <w:rsid w:val="00EB1766"/>
    <w:rsid w:val="00EB1BA7"/>
    <w:rsid w:val="00EB282E"/>
    <w:rsid w:val="00EB295D"/>
    <w:rsid w:val="00EB2F27"/>
    <w:rsid w:val="00EB44F2"/>
    <w:rsid w:val="00EB4504"/>
    <w:rsid w:val="00EB4610"/>
    <w:rsid w:val="00EB4888"/>
    <w:rsid w:val="00EB498D"/>
    <w:rsid w:val="00EB4D7C"/>
    <w:rsid w:val="00EB6286"/>
    <w:rsid w:val="00EB6F65"/>
    <w:rsid w:val="00EB72E6"/>
    <w:rsid w:val="00EC00FD"/>
    <w:rsid w:val="00EC04B7"/>
    <w:rsid w:val="00EC054B"/>
    <w:rsid w:val="00EC0944"/>
    <w:rsid w:val="00EC1214"/>
    <w:rsid w:val="00EC1645"/>
    <w:rsid w:val="00EC19C6"/>
    <w:rsid w:val="00EC2BEC"/>
    <w:rsid w:val="00EC35AF"/>
    <w:rsid w:val="00EC38BA"/>
    <w:rsid w:val="00EC3BD3"/>
    <w:rsid w:val="00EC3FF4"/>
    <w:rsid w:val="00EC4BDC"/>
    <w:rsid w:val="00EC5BAD"/>
    <w:rsid w:val="00EC7233"/>
    <w:rsid w:val="00ED0153"/>
    <w:rsid w:val="00ED0FF3"/>
    <w:rsid w:val="00ED11E2"/>
    <w:rsid w:val="00ED2270"/>
    <w:rsid w:val="00ED277A"/>
    <w:rsid w:val="00ED30F5"/>
    <w:rsid w:val="00ED3565"/>
    <w:rsid w:val="00ED3B87"/>
    <w:rsid w:val="00ED3F56"/>
    <w:rsid w:val="00ED4234"/>
    <w:rsid w:val="00ED4260"/>
    <w:rsid w:val="00ED54FE"/>
    <w:rsid w:val="00ED5E24"/>
    <w:rsid w:val="00ED64AD"/>
    <w:rsid w:val="00ED65A7"/>
    <w:rsid w:val="00ED79DA"/>
    <w:rsid w:val="00EE0116"/>
    <w:rsid w:val="00EE02DE"/>
    <w:rsid w:val="00EE08B1"/>
    <w:rsid w:val="00EE0AB9"/>
    <w:rsid w:val="00EE0D3D"/>
    <w:rsid w:val="00EE1B2C"/>
    <w:rsid w:val="00EE23BC"/>
    <w:rsid w:val="00EE2C97"/>
    <w:rsid w:val="00EE30E3"/>
    <w:rsid w:val="00EE36AB"/>
    <w:rsid w:val="00EE39B7"/>
    <w:rsid w:val="00EE3AEF"/>
    <w:rsid w:val="00EE3BD9"/>
    <w:rsid w:val="00EE3C1B"/>
    <w:rsid w:val="00EE43D7"/>
    <w:rsid w:val="00EE467B"/>
    <w:rsid w:val="00EE48E9"/>
    <w:rsid w:val="00EE4D0E"/>
    <w:rsid w:val="00EE5312"/>
    <w:rsid w:val="00EE54FA"/>
    <w:rsid w:val="00EE5540"/>
    <w:rsid w:val="00EE58BB"/>
    <w:rsid w:val="00EE5DB5"/>
    <w:rsid w:val="00EE64EC"/>
    <w:rsid w:val="00EE70FE"/>
    <w:rsid w:val="00EE7BAE"/>
    <w:rsid w:val="00EF038C"/>
    <w:rsid w:val="00EF0F87"/>
    <w:rsid w:val="00EF10B9"/>
    <w:rsid w:val="00EF14E4"/>
    <w:rsid w:val="00EF18F5"/>
    <w:rsid w:val="00EF1939"/>
    <w:rsid w:val="00EF1B89"/>
    <w:rsid w:val="00EF21D8"/>
    <w:rsid w:val="00EF2B82"/>
    <w:rsid w:val="00EF2CBB"/>
    <w:rsid w:val="00EF380F"/>
    <w:rsid w:val="00EF39ED"/>
    <w:rsid w:val="00EF4889"/>
    <w:rsid w:val="00EF4C2C"/>
    <w:rsid w:val="00EF4E2E"/>
    <w:rsid w:val="00EF50C9"/>
    <w:rsid w:val="00EF5AC4"/>
    <w:rsid w:val="00EF5D78"/>
    <w:rsid w:val="00EF6797"/>
    <w:rsid w:val="00EF7013"/>
    <w:rsid w:val="00EF7091"/>
    <w:rsid w:val="00EF720B"/>
    <w:rsid w:val="00EF7508"/>
    <w:rsid w:val="00EF7971"/>
    <w:rsid w:val="00EF7FCF"/>
    <w:rsid w:val="00F00B51"/>
    <w:rsid w:val="00F00C26"/>
    <w:rsid w:val="00F01AF5"/>
    <w:rsid w:val="00F02387"/>
    <w:rsid w:val="00F024D8"/>
    <w:rsid w:val="00F0299C"/>
    <w:rsid w:val="00F03F8A"/>
    <w:rsid w:val="00F04AC3"/>
    <w:rsid w:val="00F0571B"/>
    <w:rsid w:val="00F067EC"/>
    <w:rsid w:val="00F06878"/>
    <w:rsid w:val="00F069F0"/>
    <w:rsid w:val="00F06C8E"/>
    <w:rsid w:val="00F07829"/>
    <w:rsid w:val="00F07A89"/>
    <w:rsid w:val="00F10BF6"/>
    <w:rsid w:val="00F11310"/>
    <w:rsid w:val="00F1159D"/>
    <w:rsid w:val="00F11BEE"/>
    <w:rsid w:val="00F11EC5"/>
    <w:rsid w:val="00F12791"/>
    <w:rsid w:val="00F12AF9"/>
    <w:rsid w:val="00F13853"/>
    <w:rsid w:val="00F13902"/>
    <w:rsid w:val="00F15AFD"/>
    <w:rsid w:val="00F15FB4"/>
    <w:rsid w:val="00F164ED"/>
    <w:rsid w:val="00F168B1"/>
    <w:rsid w:val="00F169BF"/>
    <w:rsid w:val="00F16CD9"/>
    <w:rsid w:val="00F16FE9"/>
    <w:rsid w:val="00F17CAF"/>
    <w:rsid w:val="00F20E75"/>
    <w:rsid w:val="00F211F7"/>
    <w:rsid w:val="00F213EE"/>
    <w:rsid w:val="00F21CDC"/>
    <w:rsid w:val="00F222EC"/>
    <w:rsid w:val="00F22C6B"/>
    <w:rsid w:val="00F23794"/>
    <w:rsid w:val="00F23896"/>
    <w:rsid w:val="00F24BBE"/>
    <w:rsid w:val="00F25C2B"/>
    <w:rsid w:val="00F25D88"/>
    <w:rsid w:val="00F26CF7"/>
    <w:rsid w:val="00F26FCB"/>
    <w:rsid w:val="00F275FE"/>
    <w:rsid w:val="00F2788A"/>
    <w:rsid w:val="00F30A38"/>
    <w:rsid w:val="00F32206"/>
    <w:rsid w:val="00F332C4"/>
    <w:rsid w:val="00F3396C"/>
    <w:rsid w:val="00F344E4"/>
    <w:rsid w:val="00F35D1D"/>
    <w:rsid w:val="00F35E29"/>
    <w:rsid w:val="00F3621C"/>
    <w:rsid w:val="00F364B6"/>
    <w:rsid w:val="00F36B09"/>
    <w:rsid w:val="00F36C36"/>
    <w:rsid w:val="00F37155"/>
    <w:rsid w:val="00F37802"/>
    <w:rsid w:val="00F41E1D"/>
    <w:rsid w:val="00F4201B"/>
    <w:rsid w:val="00F42DEB"/>
    <w:rsid w:val="00F43F09"/>
    <w:rsid w:val="00F43F9D"/>
    <w:rsid w:val="00F43FDC"/>
    <w:rsid w:val="00F44003"/>
    <w:rsid w:val="00F44269"/>
    <w:rsid w:val="00F448D3"/>
    <w:rsid w:val="00F44BC0"/>
    <w:rsid w:val="00F4613B"/>
    <w:rsid w:val="00F46EAC"/>
    <w:rsid w:val="00F46FC1"/>
    <w:rsid w:val="00F47C80"/>
    <w:rsid w:val="00F47EF6"/>
    <w:rsid w:val="00F50B4C"/>
    <w:rsid w:val="00F511D8"/>
    <w:rsid w:val="00F51DFC"/>
    <w:rsid w:val="00F52836"/>
    <w:rsid w:val="00F528FD"/>
    <w:rsid w:val="00F52F00"/>
    <w:rsid w:val="00F535E9"/>
    <w:rsid w:val="00F544A9"/>
    <w:rsid w:val="00F5497D"/>
    <w:rsid w:val="00F54ED6"/>
    <w:rsid w:val="00F56518"/>
    <w:rsid w:val="00F56AE3"/>
    <w:rsid w:val="00F572BB"/>
    <w:rsid w:val="00F611C0"/>
    <w:rsid w:val="00F61E5E"/>
    <w:rsid w:val="00F621F6"/>
    <w:rsid w:val="00F63721"/>
    <w:rsid w:val="00F6394C"/>
    <w:rsid w:val="00F63A29"/>
    <w:rsid w:val="00F63D0A"/>
    <w:rsid w:val="00F646A2"/>
    <w:rsid w:val="00F64B6B"/>
    <w:rsid w:val="00F65BE1"/>
    <w:rsid w:val="00F6715A"/>
    <w:rsid w:val="00F67EED"/>
    <w:rsid w:val="00F70174"/>
    <w:rsid w:val="00F711FD"/>
    <w:rsid w:val="00F71A48"/>
    <w:rsid w:val="00F7242C"/>
    <w:rsid w:val="00F7256B"/>
    <w:rsid w:val="00F7258C"/>
    <w:rsid w:val="00F726A9"/>
    <w:rsid w:val="00F72E4B"/>
    <w:rsid w:val="00F73556"/>
    <w:rsid w:val="00F73747"/>
    <w:rsid w:val="00F73A42"/>
    <w:rsid w:val="00F73A83"/>
    <w:rsid w:val="00F73ADC"/>
    <w:rsid w:val="00F73C52"/>
    <w:rsid w:val="00F73DA9"/>
    <w:rsid w:val="00F74473"/>
    <w:rsid w:val="00F74AB8"/>
    <w:rsid w:val="00F75B35"/>
    <w:rsid w:val="00F761F3"/>
    <w:rsid w:val="00F768B2"/>
    <w:rsid w:val="00F76F7F"/>
    <w:rsid w:val="00F76F90"/>
    <w:rsid w:val="00F77551"/>
    <w:rsid w:val="00F7797A"/>
    <w:rsid w:val="00F77BAE"/>
    <w:rsid w:val="00F77F50"/>
    <w:rsid w:val="00F7B043"/>
    <w:rsid w:val="00F80D1F"/>
    <w:rsid w:val="00F81458"/>
    <w:rsid w:val="00F81675"/>
    <w:rsid w:val="00F82E03"/>
    <w:rsid w:val="00F840DD"/>
    <w:rsid w:val="00F8446B"/>
    <w:rsid w:val="00F84DB6"/>
    <w:rsid w:val="00F85374"/>
    <w:rsid w:val="00F869D4"/>
    <w:rsid w:val="00F87657"/>
    <w:rsid w:val="00F87970"/>
    <w:rsid w:val="00F903F2"/>
    <w:rsid w:val="00F9060B"/>
    <w:rsid w:val="00F90630"/>
    <w:rsid w:val="00F90844"/>
    <w:rsid w:val="00F90A21"/>
    <w:rsid w:val="00F917B1"/>
    <w:rsid w:val="00F93118"/>
    <w:rsid w:val="00F9337D"/>
    <w:rsid w:val="00F9418A"/>
    <w:rsid w:val="00F957CE"/>
    <w:rsid w:val="00F95BBB"/>
    <w:rsid w:val="00F95E93"/>
    <w:rsid w:val="00F96A3C"/>
    <w:rsid w:val="00F970A7"/>
    <w:rsid w:val="00F9711A"/>
    <w:rsid w:val="00F97B20"/>
    <w:rsid w:val="00F9CF63"/>
    <w:rsid w:val="00FA0943"/>
    <w:rsid w:val="00FA0FDF"/>
    <w:rsid w:val="00FA10A6"/>
    <w:rsid w:val="00FA1CF7"/>
    <w:rsid w:val="00FA29F8"/>
    <w:rsid w:val="00FA2A44"/>
    <w:rsid w:val="00FA2E5C"/>
    <w:rsid w:val="00FA328B"/>
    <w:rsid w:val="00FA375A"/>
    <w:rsid w:val="00FA39E3"/>
    <w:rsid w:val="00FA3B43"/>
    <w:rsid w:val="00FA3E76"/>
    <w:rsid w:val="00FA3EC3"/>
    <w:rsid w:val="00FA4478"/>
    <w:rsid w:val="00FA5998"/>
    <w:rsid w:val="00FA6049"/>
    <w:rsid w:val="00FA6446"/>
    <w:rsid w:val="00FA692F"/>
    <w:rsid w:val="00FA7899"/>
    <w:rsid w:val="00FB02D5"/>
    <w:rsid w:val="00FB0B3D"/>
    <w:rsid w:val="00FB1247"/>
    <w:rsid w:val="00FB1305"/>
    <w:rsid w:val="00FB1991"/>
    <w:rsid w:val="00FB25CA"/>
    <w:rsid w:val="00FB26F1"/>
    <w:rsid w:val="00FB2956"/>
    <w:rsid w:val="00FB3877"/>
    <w:rsid w:val="00FB3D3B"/>
    <w:rsid w:val="00FB504C"/>
    <w:rsid w:val="00FB5B93"/>
    <w:rsid w:val="00FB5C5C"/>
    <w:rsid w:val="00FB6C15"/>
    <w:rsid w:val="00FB7394"/>
    <w:rsid w:val="00FB76B2"/>
    <w:rsid w:val="00FB784A"/>
    <w:rsid w:val="00FB7A84"/>
    <w:rsid w:val="00FC0501"/>
    <w:rsid w:val="00FC0912"/>
    <w:rsid w:val="00FC0A07"/>
    <w:rsid w:val="00FC2E5C"/>
    <w:rsid w:val="00FC346B"/>
    <w:rsid w:val="00FC3566"/>
    <w:rsid w:val="00FC37C0"/>
    <w:rsid w:val="00FC3A84"/>
    <w:rsid w:val="00FC408F"/>
    <w:rsid w:val="00FC40E6"/>
    <w:rsid w:val="00FC413D"/>
    <w:rsid w:val="00FC41AE"/>
    <w:rsid w:val="00FC4457"/>
    <w:rsid w:val="00FC44EF"/>
    <w:rsid w:val="00FC57FE"/>
    <w:rsid w:val="00FC5B76"/>
    <w:rsid w:val="00FC663A"/>
    <w:rsid w:val="00FC723E"/>
    <w:rsid w:val="00FC73F7"/>
    <w:rsid w:val="00FC7C07"/>
    <w:rsid w:val="00FC7F86"/>
    <w:rsid w:val="00FD08DB"/>
    <w:rsid w:val="00FD11AE"/>
    <w:rsid w:val="00FD1267"/>
    <w:rsid w:val="00FD1D6E"/>
    <w:rsid w:val="00FD1E5F"/>
    <w:rsid w:val="00FD39E2"/>
    <w:rsid w:val="00FD4AC2"/>
    <w:rsid w:val="00FD4D4A"/>
    <w:rsid w:val="00FD51B1"/>
    <w:rsid w:val="00FD5380"/>
    <w:rsid w:val="00FD568A"/>
    <w:rsid w:val="00FD6517"/>
    <w:rsid w:val="00FD6F8A"/>
    <w:rsid w:val="00FE0257"/>
    <w:rsid w:val="00FE0B35"/>
    <w:rsid w:val="00FE1D15"/>
    <w:rsid w:val="00FE21D5"/>
    <w:rsid w:val="00FE2454"/>
    <w:rsid w:val="00FE24CE"/>
    <w:rsid w:val="00FE3F24"/>
    <w:rsid w:val="00FE41D1"/>
    <w:rsid w:val="00FE44B9"/>
    <w:rsid w:val="00FE46BA"/>
    <w:rsid w:val="00FE4AA2"/>
    <w:rsid w:val="00FE4C12"/>
    <w:rsid w:val="00FE526A"/>
    <w:rsid w:val="00FE5EF8"/>
    <w:rsid w:val="00FE66FE"/>
    <w:rsid w:val="00FE6FEF"/>
    <w:rsid w:val="00FE77CD"/>
    <w:rsid w:val="00FF0F9F"/>
    <w:rsid w:val="00FF1683"/>
    <w:rsid w:val="00FF27C2"/>
    <w:rsid w:val="00FF2ADF"/>
    <w:rsid w:val="00FF3098"/>
    <w:rsid w:val="00FF39B6"/>
    <w:rsid w:val="00FF4401"/>
    <w:rsid w:val="00FF5A7C"/>
    <w:rsid w:val="00FF5FE4"/>
    <w:rsid w:val="00FF62FC"/>
    <w:rsid w:val="00FF6E8D"/>
    <w:rsid w:val="00FF6FC2"/>
    <w:rsid w:val="00FF752E"/>
    <w:rsid w:val="00FF7BE6"/>
    <w:rsid w:val="01156BE1"/>
    <w:rsid w:val="0117A7AA"/>
    <w:rsid w:val="011AA99E"/>
    <w:rsid w:val="01368C1B"/>
    <w:rsid w:val="01559D38"/>
    <w:rsid w:val="015D04C5"/>
    <w:rsid w:val="0168AC46"/>
    <w:rsid w:val="016F08A6"/>
    <w:rsid w:val="017C70B0"/>
    <w:rsid w:val="0186A656"/>
    <w:rsid w:val="01AB415D"/>
    <w:rsid w:val="01B70434"/>
    <w:rsid w:val="01B89FAE"/>
    <w:rsid w:val="01B9913D"/>
    <w:rsid w:val="01BAF2D8"/>
    <w:rsid w:val="01CEE1CC"/>
    <w:rsid w:val="01D22B3C"/>
    <w:rsid w:val="020761B1"/>
    <w:rsid w:val="020C443A"/>
    <w:rsid w:val="022A80B8"/>
    <w:rsid w:val="022AA3C1"/>
    <w:rsid w:val="0259ABC0"/>
    <w:rsid w:val="0296E905"/>
    <w:rsid w:val="02981AFE"/>
    <w:rsid w:val="02AB4727"/>
    <w:rsid w:val="02AD9B66"/>
    <w:rsid w:val="02CDEEC9"/>
    <w:rsid w:val="02D72E26"/>
    <w:rsid w:val="0319E233"/>
    <w:rsid w:val="03239F0F"/>
    <w:rsid w:val="032EF490"/>
    <w:rsid w:val="03350EE7"/>
    <w:rsid w:val="0348569A"/>
    <w:rsid w:val="038E3A5B"/>
    <w:rsid w:val="03951DBB"/>
    <w:rsid w:val="03991A12"/>
    <w:rsid w:val="03A14B3E"/>
    <w:rsid w:val="03B492B1"/>
    <w:rsid w:val="03BAA12A"/>
    <w:rsid w:val="03E2A26A"/>
    <w:rsid w:val="03EE1CEE"/>
    <w:rsid w:val="040194FA"/>
    <w:rsid w:val="04143439"/>
    <w:rsid w:val="042644C8"/>
    <w:rsid w:val="042682FA"/>
    <w:rsid w:val="045B37F2"/>
    <w:rsid w:val="04663AFC"/>
    <w:rsid w:val="046BF9D0"/>
    <w:rsid w:val="048129D6"/>
    <w:rsid w:val="04909AA2"/>
    <w:rsid w:val="04A3E30F"/>
    <w:rsid w:val="04AC9A6B"/>
    <w:rsid w:val="04E9BED0"/>
    <w:rsid w:val="04EF6819"/>
    <w:rsid w:val="052764BF"/>
    <w:rsid w:val="053AFF56"/>
    <w:rsid w:val="055808B0"/>
    <w:rsid w:val="055D7190"/>
    <w:rsid w:val="056F2771"/>
    <w:rsid w:val="05741C78"/>
    <w:rsid w:val="059A2370"/>
    <w:rsid w:val="05ACF8EC"/>
    <w:rsid w:val="05CE6FB1"/>
    <w:rsid w:val="061BB2A0"/>
    <w:rsid w:val="062720F0"/>
    <w:rsid w:val="06401A3D"/>
    <w:rsid w:val="0684AA93"/>
    <w:rsid w:val="06A33D05"/>
    <w:rsid w:val="06ADAE28"/>
    <w:rsid w:val="06C35028"/>
    <w:rsid w:val="06CEC38E"/>
    <w:rsid w:val="06D12D0E"/>
    <w:rsid w:val="06D6558C"/>
    <w:rsid w:val="06F6CCEC"/>
    <w:rsid w:val="06FD858C"/>
    <w:rsid w:val="06FFC22E"/>
    <w:rsid w:val="07169CB2"/>
    <w:rsid w:val="071915AE"/>
    <w:rsid w:val="0719BD31"/>
    <w:rsid w:val="071A75AB"/>
    <w:rsid w:val="071AC9FB"/>
    <w:rsid w:val="0725E00B"/>
    <w:rsid w:val="07330720"/>
    <w:rsid w:val="073FE2B7"/>
    <w:rsid w:val="07403AD9"/>
    <w:rsid w:val="0741F1B5"/>
    <w:rsid w:val="075BCDF9"/>
    <w:rsid w:val="07735479"/>
    <w:rsid w:val="0774E79E"/>
    <w:rsid w:val="078182C7"/>
    <w:rsid w:val="078F4475"/>
    <w:rsid w:val="0790827B"/>
    <w:rsid w:val="07B78301"/>
    <w:rsid w:val="07BBC1E1"/>
    <w:rsid w:val="07CF842C"/>
    <w:rsid w:val="07D02503"/>
    <w:rsid w:val="07F7E669"/>
    <w:rsid w:val="080A1C85"/>
    <w:rsid w:val="08113964"/>
    <w:rsid w:val="082708DB"/>
    <w:rsid w:val="088F06ED"/>
    <w:rsid w:val="08A15321"/>
    <w:rsid w:val="08BEED45"/>
    <w:rsid w:val="08CD10FC"/>
    <w:rsid w:val="08CFA13B"/>
    <w:rsid w:val="090DD65F"/>
    <w:rsid w:val="0927CA5A"/>
    <w:rsid w:val="092DC390"/>
    <w:rsid w:val="09385B00"/>
    <w:rsid w:val="0949C231"/>
    <w:rsid w:val="0958AC04"/>
    <w:rsid w:val="0961FBAC"/>
    <w:rsid w:val="097A697C"/>
    <w:rsid w:val="098FF7FA"/>
    <w:rsid w:val="099F0073"/>
    <w:rsid w:val="09A917FC"/>
    <w:rsid w:val="09C2D93C"/>
    <w:rsid w:val="09C2F872"/>
    <w:rsid w:val="09CE394F"/>
    <w:rsid w:val="09DFADE3"/>
    <w:rsid w:val="0A02A854"/>
    <w:rsid w:val="0A12799C"/>
    <w:rsid w:val="0A4E1C33"/>
    <w:rsid w:val="0A72A602"/>
    <w:rsid w:val="0AB36CB0"/>
    <w:rsid w:val="0AB56CE3"/>
    <w:rsid w:val="0ABBE332"/>
    <w:rsid w:val="0AF985F7"/>
    <w:rsid w:val="0AFAE601"/>
    <w:rsid w:val="0B015382"/>
    <w:rsid w:val="0B30E554"/>
    <w:rsid w:val="0B55A556"/>
    <w:rsid w:val="0B66D391"/>
    <w:rsid w:val="0B67F6EE"/>
    <w:rsid w:val="0B7F1C00"/>
    <w:rsid w:val="0B9D4B2E"/>
    <w:rsid w:val="0BA09682"/>
    <w:rsid w:val="0BAD489F"/>
    <w:rsid w:val="0BD15890"/>
    <w:rsid w:val="0BDA0FEA"/>
    <w:rsid w:val="0BFF7DCB"/>
    <w:rsid w:val="0BFF8D0E"/>
    <w:rsid w:val="0C0DB510"/>
    <w:rsid w:val="0C157664"/>
    <w:rsid w:val="0C1AA305"/>
    <w:rsid w:val="0C354BA9"/>
    <w:rsid w:val="0C421D9F"/>
    <w:rsid w:val="0C586471"/>
    <w:rsid w:val="0C8B6847"/>
    <w:rsid w:val="0C90537C"/>
    <w:rsid w:val="0C90D234"/>
    <w:rsid w:val="0CC9B134"/>
    <w:rsid w:val="0CDE0DE6"/>
    <w:rsid w:val="0CFC2D32"/>
    <w:rsid w:val="0D0AAD2B"/>
    <w:rsid w:val="0D1CE00A"/>
    <w:rsid w:val="0D1DB454"/>
    <w:rsid w:val="0D2F2CA2"/>
    <w:rsid w:val="0D894A5F"/>
    <w:rsid w:val="0D914C95"/>
    <w:rsid w:val="0DB3DD17"/>
    <w:rsid w:val="0DB7F31F"/>
    <w:rsid w:val="0DD7B7A5"/>
    <w:rsid w:val="0DDF9DEF"/>
    <w:rsid w:val="0DE64F6B"/>
    <w:rsid w:val="0DEF88A6"/>
    <w:rsid w:val="0DF19D03"/>
    <w:rsid w:val="0DF68B14"/>
    <w:rsid w:val="0DF84EDC"/>
    <w:rsid w:val="0E0BCC23"/>
    <w:rsid w:val="0E0DD470"/>
    <w:rsid w:val="0E252EA9"/>
    <w:rsid w:val="0E71F39A"/>
    <w:rsid w:val="0E7EB1EB"/>
    <w:rsid w:val="0E961E0E"/>
    <w:rsid w:val="0EA1A5D6"/>
    <w:rsid w:val="0EEA732B"/>
    <w:rsid w:val="0F090D8A"/>
    <w:rsid w:val="0F13E34A"/>
    <w:rsid w:val="0F1AECD4"/>
    <w:rsid w:val="0F264035"/>
    <w:rsid w:val="0F49E829"/>
    <w:rsid w:val="0F50CAF5"/>
    <w:rsid w:val="0FE781F4"/>
    <w:rsid w:val="0FEBDC17"/>
    <w:rsid w:val="100A4828"/>
    <w:rsid w:val="100DE22C"/>
    <w:rsid w:val="1015CBE0"/>
    <w:rsid w:val="1015E85E"/>
    <w:rsid w:val="101CDF7E"/>
    <w:rsid w:val="105FECC7"/>
    <w:rsid w:val="106137E1"/>
    <w:rsid w:val="1071D3DB"/>
    <w:rsid w:val="108D0C6E"/>
    <w:rsid w:val="10A0997E"/>
    <w:rsid w:val="10BEFA84"/>
    <w:rsid w:val="10C3CDB9"/>
    <w:rsid w:val="10EA3FA8"/>
    <w:rsid w:val="10EBC981"/>
    <w:rsid w:val="10EF30E6"/>
    <w:rsid w:val="10FA6483"/>
    <w:rsid w:val="1110C0A3"/>
    <w:rsid w:val="1147957F"/>
    <w:rsid w:val="115F18DF"/>
    <w:rsid w:val="1186041F"/>
    <w:rsid w:val="1194E975"/>
    <w:rsid w:val="11A8C40E"/>
    <w:rsid w:val="11AD060B"/>
    <w:rsid w:val="11B4C2C4"/>
    <w:rsid w:val="11C23173"/>
    <w:rsid w:val="11CA62FC"/>
    <w:rsid w:val="11CDEB21"/>
    <w:rsid w:val="11E89CC9"/>
    <w:rsid w:val="121667E5"/>
    <w:rsid w:val="1230619A"/>
    <w:rsid w:val="12374259"/>
    <w:rsid w:val="1244649C"/>
    <w:rsid w:val="126EE3B1"/>
    <w:rsid w:val="127299CA"/>
    <w:rsid w:val="129186BE"/>
    <w:rsid w:val="12B1C870"/>
    <w:rsid w:val="12C09108"/>
    <w:rsid w:val="12D3F870"/>
    <w:rsid w:val="12E5AEB8"/>
    <w:rsid w:val="12E99EF8"/>
    <w:rsid w:val="12F0C2E8"/>
    <w:rsid w:val="12F37910"/>
    <w:rsid w:val="13386AEB"/>
    <w:rsid w:val="133F10D3"/>
    <w:rsid w:val="1358C700"/>
    <w:rsid w:val="1379E329"/>
    <w:rsid w:val="137FDBC9"/>
    <w:rsid w:val="13A0A434"/>
    <w:rsid w:val="13F5D4BF"/>
    <w:rsid w:val="14005FEB"/>
    <w:rsid w:val="14066CC1"/>
    <w:rsid w:val="1415C37D"/>
    <w:rsid w:val="14681523"/>
    <w:rsid w:val="148B5CA1"/>
    <w:rsid w:val="14A84FD1"/>
    <w:rsid w:val="14C84CF8"/>
    <w:rsid w:val="14DC48E4"/>
    <w:rsid w:val="14EA101C"/>
    <w:rsid w:val="14F9D235"/>
    <w:rsid w:val="150175FC"/>
    <w:rsid w:val="152A2B9F"/>
    <w:rsid w:val="1591CD8A"/>
    <w:rsid w:val="15988175"/>
    <w:rsid w:val="159CAF3C"/>
    <w:rsid w:val="15BCAA47"/>
    <w:rsid w:val="15D46D11"/>
    <w:rsid w:val="15FD3CDB"/>
    <w:rsid w:val="15FDB5AB"/>
    <w:rsid w:val="16135BA3"/>
    <w:rsid w:val="165F5F24"/>
    <w:rsid w:val="1662D79B"/>
    <w:rsid w:val="167DE76D"/>
    <w:rsid w:val="16BC3559"/>
    <w:rsid w:val="16CD832B"/>
    <w:rsid w:val="16F425C1"/>
    <w:rsid w:val="17045B98"/>
    <w:rsid w:val="1722D435"/>
    <w:rsid w:val="172861C0"/>
    <w:rsid w:val="17384B29"/>
    <w:rsid w:val="177B3C6B"/>
    <w:rsid w:val="1798412D"/>
    <w:rsid w:val="17990D3C"/>
    <w:rsid w:val="17994FDA"/>
    <w:rsid w:val="17B53C95"/>
    <w:rsid w:val="17CE60B9"/>
    <w:rsid w:val="17D2491E"/>
    <w:rsid w:val="17EEADC2"/>
    <w:rsid w:val="180F697D"/>
    <w:rsid w:val="18100995"/>
    <w:rsid w:val="1811AEFB"/>
    <w:rsid w:val="182DA546"/>
    <w:rsid w:val="18359895"/>
    <w:rsid w:val="18561585"/>
    <w:rsid w:val="185DF4BC"/>
    <w:rsid w:val="186C108A"/>
    <w:rsid w:val="1876DA40"/>
    <w:rsid w:val="187D9580"/>
    <w:rsid w:val="189CF937"/>
    <w:rsid w:val="18BCDA52"/>
    <w:rsid w:val="18CE32F6"/>
    <w:rsid w:val="18D5FF59"/>
    <w:rsid w:val="1929F9B5"/>
    <w:rsid w:val="19312C06"/>
    <w:rsid w:val="19460198"/>
    <w:rsid w:val="19549159"/>
    <w:rsid w:val="196C03BB"/>
    <w:rsid w:val="1978A937"/>
    <w:rsid w:val="19BF3992"/>
    <w:rsid w:val="19C177EE"/>
    <w:rsid w:val="19E4AFD4"/>
    <w:rsid w:val="19EE55B9"/>
    <w:rsid w:val="19F50077"/>
    <w:rsid w:val="1A0B94DB"/>
    <w:rsid w:val="1A12C2E5"/>
    <w:rsid w:val="1A2A3EBF"/>
    <w:rsid w:val="1A558472"/>
    <w:rsid w:val="1A59F5DC"/>
    <w:rsid w:val="1A6B2690"/>
    <w:rsid w:val="1A7C508A"/>
    <w:rsid w:val="1A7C5B53"/>
    <w:rsid w:val="1A7EAB58"/>
    <w:rsid w:val="1AA4B1A3"/>
    <w:rsid w:val="1AB3979C"/>
    <w:rsid w:val="1AB93902"/>
    <w:rsid w:val="1ADCBA15"/>
    <w:rsid w:val="1AE63200"/>
    <w:rsid w:val="1AF15BD4"/>
    <w:rsid w:val="1B1C005D"/>
    <w:rsid w:val="1B1D4E3E"/>
    <w:rsid w:val="1B347626"/>
    <w:rsid w:val="1B494DDB"/>
    <w:rsid w:val="1B4AF0CF"/>
    <w:rsid w:val="1B50E605"/>
    <w:rsid w:val="1B617159"/>
    <w:rsid w:val="1B720C5C"/>
    <w:rsid w:val="1B80501D"/>
    <w:rsid w:val="1B82C737"/>
    <w:rsid w:val="1B88507F"/>
    <w:rsid w:val="1B944112"/>
    <w:rsid w:val="1B9532E4"/>
    <w:rsid w:val="1B9D2D50"/>
    <w:rsid w:val="1BA37EC7"/>
    <w:rsid w:val="1BADA426"/>
    <w:rsid w:val="1BCEA24F"/>
    <w:rsid w:val="1BF70533"/>
    <w:rsid w:val="1C156F54"/>
    <w:rsid w:val="1C3E8D0E"/>
    <w:rsid w:val="1C4C3973"/>
    <w:rsid w:val="1C7170AE"/>
    <w:rsid w:val="1C8B08D7"/>
    <w:rsid w:val="1CD0A201"/>
    <w:rsid w:val="1CD74F20"/>
    <w:rsid w:val="1CE53A50"/>
    <w:rsid w:val="1CF816FE"/>
    <w:rsid w:val="1D170A89"/>
    <w:rsid w:val="1D19EB19"/>
    <w:rsid w:val="1D75B592"/>
    <w:rsid w:val="1D95AE9A"/>
    <w:rsid w:val="1D9BBE9B"/>
    <w:rsid w:val="1DD1AC10"/>
    <w:rsid w:val="1DD8AC9F"/>
    <w:rsid w:val="1DDA73BF"/>
    <w:rsid w:val="1DDC5379"/>
    <w:rsid w:val="1E1BC238"/>
    <w:rsid w:val="1E1E8EA8"/>
    <w:rsid w:val="1E20F443"/>
    <w:rsid w:val="1E242611"/>
    <w:rsid w:val="1E2CB453"/>
    <w:rsid w:val="1E31A29B"/>
    <w:rsid w:val="1E3A3C16"/>
    <w:rsid w:val="1E56EADF"/>
    <w:rsid w:val="1E745238"/>
    <w:rsid w:val="1E7C20DF"/>
    <w:rsid w:val="1EA9210D"/>
    <w:rsid w:val="1EB5BB7A"/>
    <w:rsid w:val="1EC585AC"/>
    <w:rsid w:val="1EFA11D5"/>
    <w:rsid w:val="1EFC12D0"/>
    <w:rsid w:val="1F276AF4"/>
    <w:rsid w:val="1F6CD73E"/>
    <w:rsid w:val="1F7CAAA0"/>
    <w:rsid w:val="1F8746F1"/>
    <w:rsid w:val="1FA0D30B"/>
    <w:rsid w:val="1FA8C614"/>
    <w:rsid w:val="1FAB2F2C"/>
    <w:rsid w:val="201F4F3C"/>
    <w:rsid w:val="202BC295"/>
    <w:rsid w:val="20451A25"/>
    <w:rsid w:val="2049085B"/>
    <w:rsid w:val="20592A5C"/>
    <w:rsid w:val="2066D041"/>
    <w:rsid w:val="20797B76"/>
    <w:rsid w:val="20987480"/>
    <w:rsid w:val="20AF5CE2"/>
    <w:rsid w:val="20B55FA2"/>
    <w:rsid w:val="20D6E166"/>
    <w:rsid w:val="20E2F78B"/>
    <w:rsid w:val="20EE0779"/>
    <w:rsid w:val="2101520F"/>
    <w:rsid w:val="2115731E"/>
    <w:rsid w:val="21240770"/>
    <w:rsid w:val="212CED67"/>
    <w:rsid w:val="21376EBF"/>
    <w:rsid w:val="214DC35D"/>
    <w:rsid w:val="2151FFA5"/>
    <w:rsid w:val="216DD818"/>
    <w:rsid w:val="21799940"/>
    <w:rsid w:val="217E8ADC"/>
    <w:rsid w:val="2198695A"/>
    <w:rsid w:val="21BB45F3"/>
    <w:rsid w:val="21CC0389"/>
    <w:rsid w:val="21D975F6"/>
    <w:rsid w:val="21DD1161"/>
    <w:rsid w:val="21F1B0DE"/>
    <w:rsid w:val="223DB833"/>
    <w:rsid w:val="226C7341"/>
    <w:rsid w:val="2282BC18"/>
    <w:rsid w:val="228A3B60"/>
    <w:rsid w:val="229A4408"/>
    <w:rsid w:val="22A3631E"/>
    <w:rsid w:val="22A84AC5"/>
    <w:rsid w:val="22AEB676"/>
    <w:rsid w:val="22B891FD"/>
    <w:rsid w:val="22B9A0DF"/>
    <w:rsid w:val="23321550"/>
    <w:rsid w:val="2337D2D3"/>
    <w:rsid w:val="23427E40"/>
    <w:rsid w:val="2396BF76"/>
    <w:rsid w:val="239CC6D4"/>
    <w:rsid w:val="239F722E"/>
    <w:rsid w:val="23BAA6A4"/>
    <w:rsid w:val="23C05ED1"/>
    <w:rsid w:val="23C8DFBE"/>
    <w:rsid w:val="23E1FEDB"/>
    <w:rsid w:val="23FAB329"/>
    <w:rsid w:val="2404FDAF"/>
    <w:rsid w:val="24139021"/>
    <w:rsid w:val="2423E944"/>
    <w:rsid w:val="24245552"/>
    <w:rsid w:val="243D6745"/>
    <w:rsid w:val="2454F88B"/>
    <w:rsid w:val="2461150F"/>
    <w:rsid w:val="246E3F70"/>
    <w:rsid w:val="247AA351"/>
    <w:rsid w:val="247F94FF"/>
    <w:rsid w:val="24858296"/>
    <w:rsid w:val="25017554"/>
    <w:rsid w:val="2517E385"/>
    <w:rsid w:val="251DCB2E"/>
    <w:rsid w:val="2521A7A2"/>
    <w:rsid w:val="2524A93D"/>
    <w:rsid w:val="25440F96"/>
    <w:rsid w:val="2565522D"/>
    <w:rsid w:val="25655A9F"/>
    <w:rsid w:val="25725A6D"/>
    <w:rsid w:val="258201BF"/>
    <w:rsid w:val="2583BCC5"/>
    <w:rsid w:val="25AE268C"/>
    <w:rsid w:val="25B1C831"/>
    <w:rsid w:val="25B4523C"/>
    <w:rsid w:val="25B864E9"/>
    <w:rsid w:val="25F64A43"/>
    <w:rsid w:val="25F8DA7A"/>
    <w:rsid w:val="25FCAB32"/>
    <w:rsid w:val="25FE4471"/>
    <w:rsid w:val="26561CEE"/>
    <w:rsid w:val="26734937"/>
    <w:rsid w:val="269F9AE6"/>
    <w:rsid w:val="26DB811A"/>
    <w:rsid w:val="26DC6A2C"/>
    <w:rsid w:val="26E20B14"/>
    <w:rsid w:val="2702D92D"/>
    <w:rsid w:val="270BBB4E"/>
    <w:rsid w:val="27210E3C"/>
    <w:rsid w:val="2729F103"/>
    <w:rsid w:val="273321D1"/>
    <w:rsid w:val="2747F2BC"/>
    <w:rsid w:val="274C4D58"/>
    <w:rsid w:val="27585405"/>
    <w:rsid w:val="27681A5B"/>
    <w:rsid w:val="27712A92"/>
    <w:rsid w:val="27762EED"/>
    <w:rsid w:val="2781568B"/>
    <w:rsid w:val="27C6690F"/>
    <w:rsid w:val="27E6E568"/>
    <w:rsid w:val="27E74174"/>
    <w:rsid w:val="27EAAC83"/>
    <w:rsid w:val="27F841E3"/>
    <w:rsid w:val="27FBBF19"/>
    <w:rsid w:val="281C7AD9"/>
    <w:rsid w:val="282E646B"/>
    <w:rsid w:val="28302B08"/>
    <w:rsid w:val="2830E84E"/>
    <w:rsid w:val="2831046A"/>
    <w:rsid w:val="284F8447"/>
    <w:rsid w:val="287E3A74"/>
    <w:rsid w:val="289D016B"/>
    <w:rsid w:val="28E74FB3"/>
    <w:rsid w:val="2900E70E"/>
    <w:rsid w:val="290B47F2"/>
    <w:rsid w:val="291BA201"/>
    <w:rsid w:val="292B2433"/>
    <w:rsid w:val="293AD6D0"/>
    <w:rsid w:val="293CF948"/>
    <w:rsid w:val="29498822"/>
    <w:rsid w:val="295E9069"/>
    <w:rsid w:val="29661B5D"/>
    <w:rsid w:val="297351FC"/>
    <w:rsid w:val="29768CF1"/>
    <w:rsid w:val="297B9077"/>
    <w:rsid w:val="29CC2434"/>
    <w:rsid w:val="2A17F13A"/>
    <w:rsid w:val="2A4D19B8"/>
    <w:rsid w:val="2A4FA775"/>
    <w:rsid w:val="2A6D8E03"/>
    <w:rsid w:val="2A83EE1A"/>
    <w:rsid w:val="2ABA3FEE"/>
    <w:rsid w:val="2AD195FC"/>
    <w:rsid w:val="2AEC52C5"/>
    <w:rsid w:val="2B0E60FC"/>
    <w:rsid w:val="2B0F225D"/>
    <w:rsid w:val="2B1736DE"/>
    <w:rsid w:val="2B33001D"/>
    <w:rsid w:val="2B38FDE4"/>
    <w:rsid w:val="2B39964B"/>
    <w:rsid w:val="2B3F7715"/>
    <w:rsid w:val="2B6A467E"/>
    <w:rsid w:val="2B88CB8E"/>
    <w:rsid w:val="2B8E8969"/>
    <w:rsid w:val="2B9FAD1B"/>
    <w:rsid w:val="2BB64D89"/>
    <w:rsid w:val="2BB6627B"/>
    <w:rsid w:val="2BC1E52E"/>
    <w:rsid w:val="2BEDA43F"/>
    <w:rsid w:val="2BFAB72E"/>
    <w:rsid w:val="2C16D75F"/>
    <w:rsid w:val="2C201007"/>
    <w:rsid w:val="2C495105"/>
    <w:rsid w:val="2C732F36"/>
    <w:rsid w:val="2CB21FF1"/>
    <w:rsid w:val="2CEF8388"/>
    <w:rsid w:val="2D35912F"/>
    <w:rsid w:val="2D59DB37"/>
    <w:rsid w:val="2D7DDE45"/>
    <w:rsid w:val="2DAF219C"/>
    <w:rsid w:val="2DEB8F46"/>
    <w:rsid w:val="2E31507E"/>
    <w:rsid w:val="2E5F6348"/>
    <w:rsid w:val="2E6BE8D6"/>
    <w:rsid w:val="2E707733"/>
    <w:rsid w:val="2E97B534"/>
    <w:rsid w:val="2EA99126"/>
    <w:rsid w:val="2F0F5047"/>
    <w:rsid w:val="2F3A5F19"/>
    <w:rsid w:val="2F6E6D42"/>
    <w:rsid w:val="2F786154"/>
    <w:rsid w:val="2F9CAEC1"/>
    <w:rsid w:val="2FBE7EDA"/>
    <w:rsid w:val="2FC30CD7"/>
    <w:rsid w:val="2FE064F1"/>
    <w:rsid w:val="301241F1"/>
    <w:rsid w:val="303902C9"/>
    <w:rsid w:val="303E4677"/>
    <w:rsid w:val="303F6D2A"/>
    <w:rsid w:val="307F8C85"/>
    <w:rsid w:val="3089196F"/>
    <w:rsid w:val="30D585A2"/>
    <w:rsid w:val="30D95397"/>
    <w:rsid w:val="30DD8E62"/>
    <w:rsid w:val="3106E61B"/>
    <w:rsid w:val="310AB0E8"/>
    <w:rsid w:val="3132E6C4"/>
    <w:rsid w:val="313891D1"/>
    <w:rsid w:val="313921D0"/>
    <w:rsid w:val="3141C6CB"/>
    <w:rsid w:val="318F6DCC"/>
    <w:rsid w:val="31A868B1"/>
    <w:rsid w:val="31ACA78A"/>
    <w:rsid w:val="31CFA6C5"/>
    <w:rsid w:val="31EBC72A"/>
    <w:rsid w:val="31F64BB8"/>
    <w:rsid w:val="3205E9CC"/>
    <w:rsid w:val="321045F7"/>
    <w:rsid w:val="3227814E"/>
    <w:rsid w:val="322833B1"/>
    <w:rsid w:val="325D49B7"/>
    <w:rsid w:val="32682A08"/>
    <w:rsid w:val="3287F469"/>
    <w:rsid w:val="32966800"/>
    <w:rsid w:val="32A60E04"/>
    <w:rsid w:val="32BCCAD3"/>
    <w:rsid w:val="32DA1D8E"/>
    <w:rsid w:val="33032C44"/>
    <w:rsid w:val="3316D113"/>
    <w:rsid w:val="33400892"/>
    <w:rsid w:val="335AEF11"/>
    <w:rsid w:val="33858926"/>
    <w:rsid w:val="338D25E3"/>
    <w:rsid w:val="33DC01F2"/>
    <w:rsid w:val="3409307A"/>
    <w:rsid w:val="34180FAC"/>
    <w:rsid w:val="342B2ADC"/>
    <w:rsid w:val="3433D121"/>
    <w:rsid w:val="3442EEBA"/>
    <w:rsid w:val="346D7C9D"/>
    <w:rsid w:val="347A623C"/>
    <w:rsid w:val="347CDD36"/>
    <w:rsid w:val="349032CA"/>
    <w:rsid w:val="34B47020"/>
    <w:rsid w:val="34E00174"/>
    <w:rsid w:val="35027991"/>
    <w:rsid w:val="350A007F"/>
    <w:rsid w:val="3522CA69"/>
    <w:rsid w:val="3528210A"/>
    <w:rsid w:val="352CFC48"/>
    <w:rsid w:val="3531D377"/>
    <w:rsid w:val="353672BD"/>
    <w:rsid w:val="354FE546"/>
    <w:rsid w:val="35644875"/>
    <w:rsid w:val="35BE3333"/>
    <w:rsid w:val="35DC0003"/>
    <w:rsid w:val="35F8FD7C"/>
    <w:rsid w:val="362D3869"/>
    <w:rsid w:val="3634CDF6"/>
    <w:rsid w:val="365E05D5"/>
    <w:rsid w:val="3663A832"/>
    <w:rsid w:val="3665FB08"/>
    <w:rsid w:val="36696C3F"/>
    <w:rsid w:val="3670DBEC"/>
    <w:rsid w:val="367A34FF"/>
    <w:rsid w:val="36829CD1"/>
    <w:rsid w:val="368989F2"/>
    <w:rsid w:val="3696DF5D"/>
    <w:rsid w:val="36AC9263"/>
    <w:rsid w:val="36C04C49"/>
    <w:rsid w:val="36C42E90"/>
    <w:rsid w:val="36E6FB94"/>
    <w:rsid w:val="36F33FC5"/>
    <w:rsid w:val="36F6E045"/>
    <w:rsid w:val="3711AC13"/>
    <w:rsid w:val="374A8F1B"/>
    <w:rsid w:val="374C4413"/>
    <w:rsid w:val="378AAA09"/>
    <w:rsid w:val="378B9EE5"/>
    <w:rsid w:val="379A6353"/>
    <w:rsid w:val="379B83E1"/>
    <w:rsid w:val="379BE67A"/>
    <w:rsid w:val="37C0F7F8"/>
    <w:rsid w:val="37DAA695"/>
    <w:rsid w:val="37EECABA"/>
    <w:rsid w:val="37F73372"/>
    <w:rsid w:val="37FD2160"/>
    <w:rsid w:val="3805FD47"/>
    <w:rsid w:val="38190F38"/>
    <w:rsid w:val="3842A8F3"/>
    <w:rsid w:val="38459795"/>
    <w:rsid w:val="385409BA"/>
    <w:rsid w:val="385939A7"/>
    <w:rsid w:val="385FC1CC"/>
    <w:rsid w:val="3874BAC3"/>
    <w:rsid w:val="38954441"/>
    <w:rsid w:val="38A2DD82"/>
    <w:rsid w:val="38A5B405"/>
    <w:rsid w:val="38A81C45"/>
    <w:rsid w:val="39000A14"/>
    <w:rsid w:val="39164D0A"/>
    <w:rsid w:val="3917E741"/>
    <w:rsid w:val="39206D4B"/>
    <w:rsid w:val="393CEC18"/>
    <w:rsid w:val="3955DB21"/>
    <w:rsid w:val="395E4315"/>
    <w:rsid w:val="39605FD6"/>
    <w:rsid w:val="396FCECF"/>
    <w:rsid w:val="3974CBCB"/>
    <w:rsid w:val="3A0D1FA5"/>
    <w:rsid w:val="3A0F447D"/>
    <w:rsid w:val="3A114953"/>
    <w:rsid w:val="3A1397F7"/>
    <w:rsid w:val="3A1EE587"/>
    <w:rsid w:val="3A26D359"/>
    <w:rsid w:val="3A44261D"/>
    <w:rsid w:val="3A58C40D"/>
    <w:rsid w:val="3A88042E"/>
    <w:rsid w:val="3AA13176"/>
    <w:rsid w:val="3AA8BA12"/>
    <w:rsid w:val="3AB3ED7F"/>
    <w:rsid w:val="3AC4A6A9"/>
    <w:rsid w:val="3AEC338B"/>
    <w:rsid w:val="3AF11A07"/>
    <w:rsid w:val="3AF73C22"/>
    <w:rsid w:val="3B0BA37D"/>
    <w:rsid w:val="3B467125"/>
    <w:rsid w:val="3B568B7C"/>
    <w:rsid w:val="3B5C1E8F"/>
    <w:rsid w:val="3BC27B20"/>
    <w:rsid w:val="3BD08061"/>
    <w:rsid w:val="3BE8E836"/>
    <w:rsid w:val="3BF3C943"/>
    <w:rsid w:val="3C0BBEEC"/>
    <w:rsid w:val="3C10772B"/>
    <w:rsid w:val="3C1A2F44"/>
    <w:rsid w:val="3C364915"/>
    <w:rsid w:val="3C4BCAC6"/>
    <w:rsid w:val="3C5B9E47"/>
    <w:rsid w:val="3C63B7E3"/>
    <w:rsid w:val="3C6D615D"/>
    <w:rsid w:val="3C88ED19"/>
    <w:rsid w:val="3CBDCC3E"/>
    <w:rsid w:val="3CE4CD60"/>
    <w:rsid w:val="3CEEF921"/>
    <w:rsid w:val="3D45B979"/>
    <w:rsid w:val="3D72CF4E"/>
    <w:rsid w:val="3D78BFD5"/>
    <w:rsid w:val="3DA684F9"/>
    <w:rsid w:val="3DDD62F6"/>
    <w:rsid w:val="3DEC5245"/>
    <w:rsid w:val="3DF41D83"/>
    <w:rsid w:val="3E05DFFF"/>
    <w:rsid w:val="3E164B16"/>
    <w:rsid w:val="3E182889"/>
    <w:rsid w:val="3E1D0852"/>
    <w:rsid w:val="3E2476B9"/>
    <w:rsid w:val="3E30E4BD"/>
    <w:rsid w:val="3E32BF30"/>
    <w:rsid w:val="3E38D243"/>
    <w:rsid w:val="3E3C529A"/>
    <w:rsid w:val="3E50541C"/>
    <w:rsid w:val="3E6F9FE4"/>
    <w:rsid w:val="3E8F2740"/>
    <w:rsid w:val="3EA43AAC"/>
    <w:rsid w:val="3EA65E6D"/>
    <w:rsid w:val="3EAA1FD7"/>
    <w:rsid w:val="3EAB30C7"/>
    <w:rsid w:val="3EBAF580"/>
    <w:rsid w:val="3EDB4FC8"/>
    <w:rsid w:val="3EF83081"/>
    <w:rsid w:val="3F19FB55"/>
    <w:rsid w:val="3F54F2CE"/>
    <w:rsid w:val="3F62DF03"/>
    <w:rsid w:val="3F869418"/>
    <w:rsid w:val="3F9C5B67"/>
    <w:rsid w:val="4014FB39"/>
    <w:rsid w:val="4026DE4F"/>
    <w:rsid w:val="402E73C8"/>
    <w:rsid w:val="403110CF"/>
    <w:rsid w:val="40721671"/>
    <w:rsid w:val="4072841F"/>
    <w:rsid w:val="40CD7416"/>
    <w:rsid w:val="40E328E0"/>
    <w:rsid w:val="40F1B2A9"/>
    <w:rsid w:val="4118F517"/>
    <w:rsid w:val="41251D15"/>
    <w:rsid w:val="412DFD12"/>
    <w:rsid w:val="4147332E"/>
    <w:rsid w:val="41489267"/>
    <w:rsid w:val="414E90A6"/>
    <w:rsid w:val="4156D876"/>
    <w:rsid w:val="41605B8B"/>
    <w:rsid w:val="41726805"/>
    <w:rsid w:val="417B83A7"/>
    <w:rsid w:val="418FB9C6"/>
    <w:rsid w:val="41B1FE6E"/>
    <w:rsid w:val="41B3F0B5"/>
    <w:rsid w:val="41E1DB4E"/>
    <w:rsid w:val="41F88EE8"/>
    <w:rsid w:val="41FC694F"/>
    <w:rsid w:val="420274AC"/>
    <w:rsid w:val="4210C1C8"/>
    <w:rsid w:val="421FCF7D"/>
    <w:rsid w:val="422491AB"/>
    <w:rsid w:val="423AF621"/>
    <w:rsid w:val="424BED0F"/>
    <w:rsid w:val="424EBF32"/>
    <w:rsid w:val="4263C73A"/>
    <w:rsid w:val="426CBA96"/>
    <w:rsid w:val="427317AF"/>
    <w:rsid w:val="4278827E"/>
    <w:rsid w:val="427C9E04"/>
    <w:rsid w:val="4287B458"/>
    <w:rsid w:val="42AA93CC"/>
    <w:rsid w:val="42BDECA8"/>
    <w:rsid w:val="42C26026"/>
    <w:rsid w:val="42DB4A00"/>
    <w:rsid w:val="42E245FB"/>
    <w:rsid w:val="42F3C545"/>
    <w:rsid w:val="42F544BE"/>
    <w:rsid w:val="42FF6D1F"/>
    <w:rsid w:val="434951B5"/>
    <w:rsid w:val="4368723F"/>
    <w:rsid w:val="438887AE"/>
    <w:rsid w:val="43D8850E"/>
    <w:rsid w:val="43E9301E"/>
    <w:rsid w:val="43FC745D"/>
    <w:rsid w:val="4437E312"/>
    <w:rsid w:val="44591A87"/>
    <w:rsid w:val="445ABE9F"/>
    <w:rsid w:val="445DB858"/>
    <w:rsid w:val="44611FD6"/>
    <w:rsid w:val="446C7C9D"/>
    <w:rsid w:val="44800D17"/>
    <w:rsid w:val="44840A4A"/>
    <w:rsid w:val="448B4D0D"/>
    <w:rsid w:val="44BC411C"/>
    <w:rsid w:val="44D65E94"/>
    <w:rsid w:val="44E63826"/>
    <w:rsid w:val="44E8D465"/>
    <w:rsid w:val="450F0A80"/>
    <w:rsid w:val="452631A1"/>
    <w:rsid w:val="452D596F"/>
    <w:rsid w:val="45458F28"/>
    <w:rsid w:val="454B1691"/>
    <w:rsid w:val="458318A6"/>
    <w:rsid w:val="4586D8C4"/>
    <w:rsid w:val="45BB81E3"/>
    <w:rsid w:val="45C1E768"/>
    <w:rsid w:val="45E51B5D"/>
    <w:rsid w:val="46001C29"/>
    <w:rsid w:val="460246C3"/>
    <w:rsid w:val="462291D7"/>
    <w:rsid w:val="464226F5"/>
    <w:rsid w:val="4647AB85"/>
    <w:rsid w:val="465DBD07"/>
    <w:rsid w:val="46C5EAA6"/>
    <w:rsid w:val="46E295C8"/>
    <w:rsid w:val="46F09519"/>
    <w:rsid w:val="470B86B4"/>
    <w:rsid w:val="4721E37E"/>
    <w:rsid w:val="47223055"/>
    <w:rsid w:val="472248BD"/>
    <w:rsid w:val="477DA6E2"/>
    <w:rsid w:val="4781B569"/>
    <w:rsid w:val="47B674B2"/>
    <w:rsid w:val="47C64A17"/>
    <w:rsid w:val="47E3CC00"/>
    <w:rsid w:val="481E3902"/>
    <w:rsid w:val="4821793A"/>
    <w:rsid w:val="482572C4"/>
    <w:rsid w:val="4837EAE8"/>
    <w:rsid w:val="487E87F9"/>
    <w:rsid w:val="48B3BDED"/>
    <w:rsid w:val="48E6340E"/>
    <w:rsid w:val="48EAE386"/>
    <w:rsid w:val="492A68E5"/>
    <w:rsid w:val="492F08DC"/>
    <w:rsid w:val="4954C86E"/>
    <w:rsid w:val="49568DA6"/>
    <w:rsid w:val="495B39FD"/>
    <w:rsid w:val="496A4A13"/>
    <w:rsid w:val="496F7853"/>
    <w:rsid w:val="4979C7B7"/>
    <w:rsid w:val="4994E76D"/>
    <w:rsid w:val="49950ED3"/>
    <w:rsid w:val="49BF5B32"/>
    <w:rsid w:val="49C6E89A"/>
    <w:rsid w:val="49DA7E7B"/>
    <w:rsid w:val="49FFBB6F"/>
    <w:rsid w:val="4A06EF85"/>
    <w:rsid w:val="4A0A3E48"/>
    <w:rsid w:val="4A144510"/>
    <w:rsid w:val="4A35535B"/>
    <w:rsid w:val="4A5CBCC6"/>
    <w:rsid w:val="4A5F6944"/>
    <w:rsid w:val="4A77CCA9"/>
    <w:rsid w:val="4A7DE0F2"/>
    <w:rsid w:val="4A84E989"/>
    <w:rsid w:val="4A8EFAD4"/>
    <w:rsid w:val="4AA85DBE"/>
    <w:rsid w:val="4AADFD7E"/>
    <w:rsid w:val="4AC0B730"/>
    <w:rsid w:val="4AEAE5A1"/>
    <w:rsid w:val="4B0355A5"/>
    <w:rsid w:val="4B0BC64B"/>
    <w:rsid w:val="4BA2592D"/>
    <w:rsid w:val="4BB9F399"/>
    <w:rsid w:val="4BD403F7"/>
    <w:rsid w:val="4C133FD4"/>
    <w:rsid w:val="4C5266E7"/>
    <w:rsid w:val="4C8AB533"/>
    <w:rsid w:val="4CA0AD6A"/>
    <w:rsid w:val="4CA32D0C"/>
    <w:rsid w:val="4CBBAAE5"/>
    <w:rsid w:val="4CC204D4"/>
    <w:rsid w:val="4CC74894"/>
    <w:rsid w:val="4CEF2A54"/>
    <w:rsid w:val="4CF634AA"/>
    <w:rsid w:val="4CFC9A3A"/>
    <w:rsid w:val="4D0A9282"/>
    <w:rsid w:val="4D11B172"/>
    <w:rsid w:val="4D4B67A9"/>
    <w:rsid w:val="4D5F186D"/>
    <w:rsid w:val="4D6A02D9"/>
    <w:rsid w:val="4DC9F659"/>
    <w:rsid w:val="4DCAA1B2"/>
    <w:rsid w:val="4DF92143"/>
    <w:rsid w:val="4E0CA059"/>
    <w:rsid w:val="4E0FFD65"/>
    <w:rsid w:val="4E1604BA"/>
    <w:rsid w:val="4E2196BE"/>
    <w:rsid w:val="4E2B8A31"/>
    <w:rsid w:val="4E3F13E2"/>
    <w:rsid w:val="4E6C853F"/>
    <w:rsid w:val="4E919AD2"/>
    <w:rsid w:val="4E986A9B"/>
    <w:rsid w:val="4EC66C2D"/>
    <w:rsid w:val="4ED81E51"/>
    <w:rsid w:val="4EE27684"/>
    <w:rsid w:val="4EFC5CDA"/>
    <w:rsid w:val="4F04D154"/>
    <w:rsid w:val="4F473EE2"/>
    <w:rsid w:val="4F5E1068"/>
    <w:rsid w:val="4F9B2AD1"/>
    <w:rsid w:val="4F9FDF1F"/>
    <w:rsid w:val="4FA1A125"/>
    <w:rsid w:val="4FB0AA49"/>
    <w:rsid w:val="4FB9D15F"/>
    <w:rsid w:val="4FC9741D"/>
    <w:rsid w:val="4FCC4BED"/>
    <w:rsid w:val="4FEAC66E"/>
    <w:rsid w:val="501C6876"/>
    <w:rsid w:val="502C8B1F"/>
    <w:rsid w:val="50465DF6"/>
    <w:rsid w:val="505C4C7C"/>
    <w:rsid w:val="505DA625"/>
    <w:rsid w:val="5064CAA4"/>
    <w:rsid w:val="507003F6"/>
    <w:rsid w:val="509C8D3F"/>
    <w:rsid w:val="509D324F"/>
    <w:rsid w:val="50BF2F78"/>
    <w:rsid w:val="50DE366A"/>
    <w:rsid w:val="5106436F"/>
    <w:rsid w:val="5106672F"/>
    <w:rsid w:val="511D8764"/>
    <w:rsid w:val="514133C9"/>
    <w:rsid w:val="515E4134"/>
    <w:rsid w:val="515E6590"/>
    <w:rsid w:val="516FDCC0"/>
    <w:rsid w:val="5174073E"/>
    <w:rsid w:val="517C69AB"/>
    <w:rsid w:val="517F2BF2"/>
    <w:rsid w:val="5184D99C"/>
    <w:rsid w:val="5197F677"/>
    <w:rsid w:val="51B84409"/>
    <w:rsid w:val="51C4B644"/>
    <w:rsid w:val="51DFEF1D"/>
    <w:rsid w:val="51E03737"/>
    <w:rsid w:val="51E434F7"/>
    <w:rsid w:val="51F2FCA3"/>
    <w:rsid w:val="521D1CFE"/>
    <w:rsid w:val="5221439C"/>
    <w:rsid w:val="52464BD5"/>
    <w:rsid w:val="52537C79"/>
    <w:rsid w:val="5258E4D1"/>
    <w:rsid w:val="5283AD8F"/>
    <w:rsid w:val="52B6B60E"/>
    <w:rsid w:val="52F78E1E"/>
    <w:rsid w:val="52F80A89"/>
    <w:rsid w:val="53116CB1"/>
    <w:rsid w:val="53206748"/>
    <w:rsid w:val="53420A66"/>
    <w:rsid w:val="5349D7E2"/>
    <w:rsid w:val="536F2258"/>
    <w:rsid w:val="53856C35"/>
    <w:rsid w:val="538BA8B3"/>
    <w:rsid w:val="53A7C82F"/>
    <w:rsid w:val="53B176C1"/>
    <w:rsid w:val="53BDCDD4"/>
    <w:rsid w:val="53CD8FDC"/>
    <w:rsid w:val="53D29E92"/>
    <w:rsid w:val="53D52876"/>
    <w:rsid w:val="53E6CCF2"/>
    <w:rsid w:val="53F07842"/>
    <w:rsid w:val="54040F5E"/>
    <w:rsid w:val="540F6813"/>
    <w:rsid w:val="541C334B"/>
    <w:rsid w:val="54540665"/>
    <w:rsid w:val="54578AE0"/>
    <w:rsid w:val="54CC5E5D"/>
    <w:rsid w:val="54D87934"/>
    <w:rsid w:val="54DBC6C3"/>
    <w:rsid w:val="551B2FC6"/>
    <w:rsid w:val="554AEFBD"/>
    <w:rsid w:val="557AA2B6"/>
    <w:rsid w:val="55810152"/>
    <w:rsid w:val="558AD3E0"/>
    <w:rsid w:val="55A258F6"/>
    <w:rsid w:val="55CCE8D4"/>
    <w:rsid w:val="55CF9FC8"/>
    <w:rsid w:val="55DADE9D"/>
    <w:rsid w:val="56392CAD"/>
    <w:rsid w:val="564C6BDB"/>
    <w:rsid w:val="565AAF44"/>
    <w:rsid w:val="567A454B"/>
    <w:rsid w:val="5692B611"/>
    <w:rsid w:val="569F46F5"/>
    <w:rsid w:val="56BE07DD"/>
    <w:rsid w:val="56EB26E0"/>
    <w:rsid w:val="56F3F418"/>
    <w:rsid w:val="570A3F54"/>
    <w:rsid w:val="572367B1"/>
    <w:rsid w:val="57490163"/>
    <w:rsid w:val="575BB2D7"/>
    <w:rsid w:val="5760D031"/>
    <w:rsid w:val="57708E1A"/>
    <w:rsid w:val="5772E760"/>
    <w:rsid w:val="57938A76"/>
    <w:rsid w:val="57A4AC52"/>
    <w:rsid w:val="57A950D8"/>
    <w:rsid w:val="57E6E0CB"/>
    <w:rsid w:val="57E75930"/>
    <w:rsid w:val="57F24E65"/>
    <w:rsid w:val="57FD500D"/>
    <w:rsid w:val="5801C223"/>
    <w:rsid w:val="582CA284"/>
    <w:rsid w:val="582E8672"/>
    <w:rsid w:val="583234F7"/>
    <w:rsid w:val="5875E242"/>
    <w:rsid w:val="588AE42F"/>
    <w:rsid w:val="5893CF89"/>
    <w:rsid w:val="5895D35B"/>
    <w:rsid w:val="58A668C5"/>
    <w:rsid w:val="58A7C763"/>
    <w:rsid w:val="58AD6821"/>
    <w:rsid w:val="58CEB5B6"/>
    <w:rsid w:val="58F78338"/>
    <w:rsid w:val="5900EAA4"/>
    <w:rsid w:val="590846A7"/>
    <w:rsid w:val="593AEB86"/>
    <w:rsid w:val="593B6EE5"/>
    <w:rsid w:val="594F0BD6"/>
    <w:rsid w:val="595CA9F8"/>
    <w:rsid w:val="597BCFB2"/>
    <w:rsid w:val="597F1999"/>
    <w:rsid w:val="598C7ACB"/>
    <w:rsid w:val="598CF0E7"/>
    <w:rsid w:val="59A24F72"/>
    <w:rsid w:val="59D03869"/>
    <w:rsid w:val="59F7A287"/>
    <w:rsid w:val="59FB3372"/>
    <w:rsid w:val="5A0254CC"/>
    <w:rsid w:val="5A1AD767"/>
    <w:rsid w:val="5A31A3BC"/>
    <w:rsid w:val="5A350A36"/>
    <w:rsid w:val="5A3C0F66"/>
    <w:rsid w:val="5A41BC10"/>
    <w:rsid w:val="5A4CC765"/>
    <w:rsid w:val="5A531AED"/>
    <w:rsid w:val="5A66F745"/>
    <w:rsid w:val="5A7BDB3A"/>
    <w:rsid w:val="5A8F5047"/>
    <w:rsid w:val="5AA9C2E8"/>
    <w:rsid w:val="5AD9164B"/>
    <w:rsid w:val="5AE94BFA"/>
    <w:rsid w:val="5AF2703A"/>
    <w:rsid w:val="5B05A950"/>
    <w:rsid w:val="5B34DFAD"/>
    <w:rsid w:val="5B535F93"/>
    <w:rsid w:val="5B539DBE"/>
    <w:rsid w:val="5B717C35"/>
    <w:rsid w:val="5B802328"/>
    <w:rsid w:val="5B913B44"/>
    <w:rsid w:val="5B941290"/>
    <w:rsid w:val="5BCD2334"/>
    <w:rsid w:val="5BDF2FB2"/>
    <w:rsid w:val="5BE76864"/>
    <w:rsid w:val="5BE83ACC"/>
    <w:rsid w:val="5C127DF7"/>
    <w:rsid w:val="5C1E0B0C"/>
    <w:rsid w:val="5C20E102"/>
    <w:rsid w:val="5C2BE87D"/>
    <w:rsid w:val="5C60E458"/>
    <w:rsid w:val="5C750570"/>
    <w:rsid w:val="5C79B158"/>
    <w:rsid w:val="5C7D2BEB"/>
    <w:rsid w:val="5C8A5140"/>
    <w:rsid w:val="5C99F6C3"/>
    <w:rsid w:val="5CA08409"/>
    <w:rsid w:val="5CB14B62"/>
    <w:rsid w:val="5CB77863"/>
    <w:rsid w:val="5CC03347"/>
    <w:rsid w:val="5CC734FD"/>
    <w:rsid w:val="5CC94D09"/>
    <w:rsid w:val="5CF198B3"/>
    <w:rsid w:val="5D07511E"/>
    <w:rsid w:val="5D1AB8F4"/>
    <w:rsid w:val="5D1BDDFF"/>
    <w:rsid w:val="5D2FE2F1"/>
    <w:rsid w:val="5D47FAE0"/>
    <w:rsid w:val="5D530380"/>
    <w:rsid w:val="5D57B315"/>
    <w:rsid w:val="5D586872"/>
    <w:rsid w:val="5D6B1ADB"/>
    <w:rsid w:val="5D75D2FE"/>
    <w:rsid w:val="5D7C91E9"/>
    <w:rsid w:val="5DBBE814"/>
    <w:rsid w:val="5DCC1BED"/>
    <w:rsid w:val="5DCF47DF"/>
    <w:rsid w:val="5E00B1B3"/>
    <w:rsid w:val="5E150235"/>
    <w:rsid w:val="5E29EC42"/>
    <w:rsid w:val="5E37C926"/>
    <w:rsid w:val="5E3BDA00"/>
    <w:rsid w:val="5E8CC2D4"/>
    <w:rsid w:val="5E8E5FD7"/>
    <w:rsid w:val="5EB75016"/>
    <w:rsid w:val="5ECA2574"/>
    <w:rsid w:val="5EDC0106"/>
    <w:rsid w:val="5EDF1A27"/>
    <w:rsid w:val="5F08E243"/>
    <w:rsid w:val="5F0BCC68"/>
    <w:rsid w:val="5F17B04F"/>
    <w:rsid w:val="5F287D7A"/>
    <w:rsid w:val="5F580C1A"/>
    <w:rsid w:val="5F6A1765"/>
    <w:rsid w:val="5FC05566"/>
    <w:rsid w:val="5FE4962E"/>
    <w:rsid w:val="5FF4663F"/>
    <w:rsid w:val="600C8D17"/>
    <w:rsid w:val="600E6745"/>
    <w:rsid w:val="60352823"/>
    <w:rsid w:val="60861727"/>
    <w:rsid w:val="6096D185"/>
    <w:rsid w:val="60CCD9E3"/>
    <w:rsid w:val="60FC1502"/>
    <w:rsid w:val="6102C0C1"/>
    <w:rsid w:val="613572F9"/>
    <w:rsid w:val="6137B812"/>
    <w:rsid w:val="614730D5"/>
    <w:rsid w:val="615E2DD7"/>
    <w:rsid w:val="61874D03"/>
    <w:rsid w:val="61B9D0FB"/>
    <w:rsid w:val="61CF94F4"/>
    <w:rsid w:val="61E66CD0"/>
    <w:rsid w:val="61FBF897"/>
    <w:rsid w:val="62069232"/>
    <w:rsid w:val="6228323A"/>
    <w:rsid w:val="622F458E"/>
    <w:rsid w:val="6243AF4C"/>
    <w:rsid w:val="627BEC4F"/>
    <w:rsid w:val="628FF057"/>
    <w:rsid w:val="629A05BC"/>
    <w:rsid w:val="62AA3051"/>
    <w:rsid w:val="62B09A71"/>
    <w:rsid w:val="62B42562"/>
    <w:rsid w:val="62BA473B"/>
    <w:rsid w:val="62BADCDB"/>
    <w:rsid w:val="62BD98EA"/>
    <w:rsid w:val="62F3483B"/>
    <w:rsid w:val="62FDF2D0"/>
    <w:rsid w:val="6301969F"/>
    <w:rsid w:val="630C64AE"/>
    <w:rsid w:val="630DC40E"/>
    <w:rsid w:val="631D9311"/>
    <w:rsid w:val="6325834A"/>
    <w:rsid w:val="635868AC"/>
    <w:rsid w:val="635B76ED"/>
    <w:rsid w:val="635F9BF4"/>
    <w:rsid w:val="6373BD4C"/>
    <w:rsid w:val="637B02BD"/>
    <w:rsid w:val="63849A8C"/>
    <w:rsid w:val="63AAA203"/>
    <w:rsid w:val="63BA7D46"/>
    <w:rsid w:val="63D504A4"/>
    <w:rsid w:val="63E34909"/>
    <w:rsid w:val="64027915"/>
    <w:rsid w:val="6405B276"/>
    <w:rsid w:val="6430CAD4"/>
    <w:rsid w:val="643CBFD9"/>
    <w:rsid w:val="64679D5C"/>
    <w:rsid w:val="64B882A9"/>
    <w:rsid w:val="64D913A9"/>
    <w:rsid w:val="64EC5FE6"/>
    <w:rsid w:val="64F991CB"/>
    <w:rsid w:val="651F0888"/>
    <w:rsid w:val="655DB17E"/>
    <w:rsid w:val="655F59C2"/>
    <w:rsid w:val="6572C2CC"/>
    <w:rsid w:val="657D9935"/>
    <w:rsid w:val="658F61FF"/>
    <w:rsid w:val="6590330C"/>
    <w:rsid w:val="65C9D38A"/>
    <w:rsid w:val="65F3D0BF"/>
    <w:rsid w:val="65F930EC"/>
    <w:rsid w:val="660C6820"/>
    <w:rsid w:val="6612BCCE"/>
    <w:rsid w:val="662190ED"/>
    <w:rsid w:val="662250C8"/>
    <w:rsid w:val="662F1F32"/>
    <w:rsid w:val="6649FD14"/>
    <w:rsid w:val="664B7F42"/>
    <w:rsid w:val="666178B1"/>
    <w:rsid w:val="667ABB81"/>
    <w:rsid w:val="66A0ABF7"/>
    <w:rsid w:val="66B9DDF3"/>
    <w:rsid w:val="66C302E2"/>
    <w:rsid w:val="66DA298B"/>
    <w:rsid w:val="66F75571"/>
    <w:rsid w:val="6702204C"/>
    <w:rsid w:val="671CCC3E"/>
    <w:rsid w:val="67319DF5"/>
    <w:rsid w:val="6731E458"/>
    <w:rsid w:val="673BBE38"/>
    <w:rsid w:val="674F204B"/>
    <w:rsid w:val="675C5A01"/>
    <w:rsid w:val="676A91F1"/>
    <w:rsid w:val="67824CAD"/>
    <w:rsid w:val="678366E0"/>
    <w:rsid w:val="6797D7FF"/>
    <w:rsid w:val="67AE40B7"/>
    <w:rsid w:val="67BDE834"/>
    <w:rsid w:val="67C78F39"/>
    <w:rsid w:val="67DB35B2"/>
    <w:rsid w:val="67DD1086"/>
    <w:rsid w:val="67E2A88D"/>
    <w:rsid w:val="6802F276"/>
    <w:rsid w:val="680EDE12"/>
    <w:rsid w:val="681FDF49"/>
    <w:rsid w:val="682131B5"/>
    <w:rsid w:val="6851597C"/>
    <w:rsid w:val="68711736"/>
    <w:rsid w:val="6875AE67"/>
    <w:rsid w:val="688D113A"/>
    <w:rsid w:val="6897B68B"/>
    <w:rsid w:val="68994EBA"/>
    <w:rsid w:val="68AD1F38"/>
    <w:rsid w:val="68B48B86"/>
    <w:rsid w:val="68D12417"/>
    <w:rsid w:val="68F9DDAE"/>
    <w:rsid w:val="690425E5"/>
    <w:rsid w:val="69187EB7"/>
    <w:rsid w:val="6921648B"/>
    <w:rsid w:val="69300B41"/>
    <w:rsid w:val="694408E2"/>
    <w:rsid w:val="695F2EA6"/>
    <w:rsid w:val="698B02A7"/>
    <w:rsid w:val="69963DB4"/>
    <w:rsid w:val="69B05096"/>
    <w:rsid w:val="69E32104"/>
    <w:rsid w:val="69E86823"/>
    <w:rsid w:val="69F8F555"/>
    <w:rsid w:val="69FCCF02"/>
    <w:rsid w:val="6A24F4FC"/>
    <w:rsid w:val="6A375290"/>
    <w:rsid w:val="6A4966B4"/>
    <w:rsid w:val="6A4B71B0"/>
    <w:rsid w:val="6A5864F0"/>
    <w:rsid w:val="6A66827E"/>
    <w:rsid w:val="6A6AA1E2"/>
    <w:rsid w:val="6A8061E5"/>
    <w:rsid w:val="6B007D26"/>
    <w:rsid w:val="6B1939AB"/>
    <w:rsid w:val="6B4AE23E"/>
    <w:rsid w:val="6B624317"/>
    <w:rsid w:val="6B64B74B"/>
    <w:rsid w:val="6B7C57D6"/>
    <w:rsid w:val="6BA36CBC"/>
    <w:rsid w:val="6BC3D708"/>
    <w:rsid w:val="6BC94B46"/>
    <w:rsid w:val="6BEB856D"/>
    <w:rsid w:val="6BF3D441"/>
    <w:rsid w:val="6C69F5A4"/>
    <w:rsid w:val="6C70BAF8"/>
    <w:rsid w:val="6C8B0F0B"/>
    <w:rsid w:val="6C8ED827"/>
    <w:rsid w:val="6C98B703"/>
    <w:rsid w:val="6CA7E2D3"/>
    <w:rsid w:val="6CAEEA20"/>
    <w:rsid w:val="6CB7DA11"/>
    <w:rsid w:val="6CC2DD20"/>
    <w:rsid w:val="6CCD3678"/>
    <w:rsid w:val="6D13E16B"/>
    <w:rsid w:val="6D25CD02"/>
    <w:rsid w:val="6D2D4E55"/>
    <w:rsid w:val="6D6312C7"/>
    <w:rsid w:val="6D87D7DB"/>
    <w:rsid w:val="6D8F5B25"/>
    <w:rsid w:val="6DE2C09B"/>
    <w:rsid w:val="6DF840B5"/>
    <w:rsid w:val="6DFB139C"/>
    <w:rsid w:val="6E19A558"/>
    <w:rsid w:val="6E50011B"/>
    <w:rsid w:val="6E565BDD"/>
    <w:rsid w:val="6E620835"/>
    <w:rsid w:val="6E64892B"/>
    <w:rsid w:val="6E88DC6A"/>
    <w:rsid w:val="6E8ECF3C"/>
    <w:rsid w:val="6EB1B4B8"/>
    <w:rsid w:val="6ED1C162"/>
    <w:rsid w:val="6EFEF85D"/>
    <w:rsid w:val="6F20A6EA"/>
    <w:rsid w:val="6F22D5C6"/>
    <w:rsid w:val="6F426B44"/>
    <w:rsid w:val="6F50CB65"/>
    <w:rsid w:val="6F7CB0AD"/>
    <w:rsid w:val="6FB2C768"/>
    <w:rsid w:val="6FB9B0C1"/>
    <w:rsid w:val="6FC3BA9C"/>
    <w:rsid w:val="6FF2A487"/>
    <w:rsid w:val="70432CFE"/>
    <w:rsid w:val="704C0096"/>
    <w:rsid w:val="704DF6B4"/>
    <w:rsid w:val="7061B039"/>
    <w:rsid w:val="7064897A"/>
    <w:rsid w:val="70909FDA"/>
    <w:rsid w:val="70B597B3"/>
    <w:rsid w:val="70BEF690"/>
    <w:rsid w:val="70C74564"/>
    <w:rsid w:val="70C8741A"/>
    <w:rsid w:val="70F4BEC4"/>
    <w:rsid w:val="7121EB6A"/>
    <w:rsid w:val="715D178C"/>
    <w:rsid w:val="71633E7B"/>
    <w:rsid w:val="716BF4A2"/>
    <w:rsid w:val="718E74E8"/>
    <w:rsid w:val="71A630EC"/>
    <w:rsid w:val="71FD60E9"/>
    <w:rsid w:val="7227577D"/>
    <w:rsid w:val="722C0612"/>
    <w:rsid w:val="72445B90"/>
    <w:rsid w:val="72548708"/>
    <w:rsid w:val="7295F528"/>
    <w:rsid w:val="72A78BB1"/>
    <w:rsid w:val="72B5D225"/>
    <w:rsid w:val="73087027"/>
    <w:rsid w:val="730B06A6"/>
    <w:rsid w:val="730C6791"/>
    <w:rsid w:val="730E9E89"/>
    <w:rsid w:val="7334C4C2"/>
    <w:rsid w:val="7342ACAD"/>
    <w:rsid w:val="735679C2"/>
    <w:rsid w:val="73569C4A"/>
    <w:rsid w:val="736D8BDE"/>
    <w:rsid w:val="738F23DE"/>
    <w:rsid w:val="73A4DEBB"/>
    <w:rsid w:val="73DFC2A6"/>
    <w:rsid w:val="73F72788"/>
    <w:rsid w:val="7406D3AC"/>
    <w:rsid w:val="74180E83"/>
    <w:rsid w:val="741FD8A7"/>
    <w:rsid w:val="743DFD5F"/>
    <w:rsid w:val="744472D2"/>
    <w:rsid w:val="745BD682"/>
    <w:rsid w:val="74B726B5"/>
    <w:rsid w:val="74BC3CC1"/>
    <w:rsid w:val="7528CB5E"/>
    <w:rsid w:val="752AF43F"/>
    <w:rsid w:val="7536337F"/>
    <w:rsid w:val="755ED0FE"/>
    <w:rsid w:val="758B9913"/>
    <w:rsid w:val="758C4E83"/>
    <w:rsid w:val="7590D41C"/>
    <w:rsid w:val="75A14992"/>
    <w:rsid w:val="75ABF15E"/>
    <w:rsid w:val="75ADA412"/>
    <w:rsid w:val="75AEE918"/>
    <w:rsid w:val="75BAEC7C"/>
    <w:rsid w:val="75C519BB"/>
    <w:rsid w:val="75F1B718"/>
    <w:rsid w:val="75F810FC"/>
    <w:rsid w:val="760FE696"/>
    <w:rsid w:val="761119C7"/>
    <w:rsid w:val="761F3A94"/>
    <w:rsid w:val="762EE964"/>
    <w:rsid w:val="76357CD6"/>
    <w:rsid w:val="763EE841"/>
    <w:rsid w:val="7645E330"/>
    <w:rsid w:val="76586051"/>
    <w:rsid w:val="76627222"/>
    <w:rsid w:val="768FF95D"/>
    <w:rsid w:val="76AA516C"/>
    <w:rsid w:val="76AD9C43"/>
    <w:rsid w:val="76BA7ADC"/>
    <w:rsid w:val="76D1B7DD"/>
    <w:rsid w:val="76E5809C"/>
    <w:rsid w:val="76EBC272"/>
    <w:rsid w:val="76F33330"/>
    <w:rsid w:val="77008674"/>
    <w:rsid w:val="770E309C"/>
    <w:rsid w:val="771D08B7"/>
    <w:rsid w:val="7727777D"/>
    <w:rsid w:val="773B2A23"/>
    <w:rsid w:val="773F97CB"/>
    <w:rsid w:val="774B63EA"/>
    <w:rsid w:val="77565CC0"/>
    <w:rsid w:val="775D946C"/>
    <w:rsid w:val="776E0163"/>
    <w:rsid w:val="77E53F38"/>
    <w:rsid w:val="77F8947B"/>
    <w:rsid w:val="77FA0A5A"/>
    <w:rsid w:val="77FE4283"/>
    <w:rsid w:val="77FF7C8C"/>
    <w:rsid w:val="7816900D"/>
    <w:rsid w:val="781CD59D"/>
    <w:rsid w:val="7834E57C"/>
    <w:rsid w:val="784C5E6B"/>
    <w:rsid w:val="7852C73A"/>
    <w:rsid w:val="78567461"/>
    <w:rsid w:val="786FF9F2"/>
    <w:rsid w:val="787DB9A0"/>
    <w:rsid w:val="7880C6F5"/>
    <w:rsid w:val="78844390"/>
    <w:rsid w:val="78965475"/>
    <w:rsid w:val="789B85A0"/>
    <w:rsid w:val="789FD271"/>
    <w:rsid w:val="78C7A041"/>
    <w:rsid w:val="78DA44CF"/>
    <w:rsid w:val="78F469F6"/>
    <w:rsid w:val="79079126"/>
    <w:rsid w:val="790ECAFE"/>
    <w:rsid w:val="790F86F2"/>
    <w:rsid w:val="791C0E81"/>
    <w:rsid w:val="793580CB"/>
    <w:rsid w:val="794FAE67"/>
    <w:rsid w:val="7960082F"/>
    <w:rsid w:val="7982DE28"/>
    <w:rsid w:val="798BD979"/>
    <w:rsid w:val="79B078BA"/>
    <w:rsid w:val="79B32232"/>
    <w:rsid w:val="79B58EDD"/>
    <w:rsid w:val="79B80B03"/>
    <w:rsid w:val="79BA345A"/>
    <w:rsid w:val="79DCF843"/>
    <w:rsid w:val="79E618A4"/>
    <w:rsid w:val="79F92000"/>
    <w:rsid w:val="7A128984"/>
    <w:rsid w:val="7A20BE3E"/>
    <w:rsid w:val="7A374AC1"/>
    <w:rsid w:val="7A48ADD3"/>
    <w:rsid w:val="7A5E9235"/>
    <w:rsid w:val="7A65FDB6"/>
    <w:rsid w:val="7A761530"/>
    <w:rsid w:val="7A8D49C0"/>
    <w:rsid w:val="7AB32684"/>
    <w:rsid w:val="7AE375D7"/>
    <w:rsid w:val="7AEF6F2D"/>
    <w:rsid w:val="7AF4FE99"/>
    <w:rsid w:val="7AF9FDE3"/>
    <w:rsid w:val="7B09AA8A"/>
    <w:rsid w:val="7B2C78C3"/>
    <w:rsid w:val="7B36F24F"/>
    <w:rsid w:val="7B3BF0BD"/>
    <w:rsid w:val="7B3C7885"/>
    <w:rsid w:val="7B58F729"/>
    <w:rsid w:val="7B6AA824"/>
    <w:rsid w:val="7B998814"/>
    <w:rsid w:val="7BB62037"/>
    <w:rsid w:val="7BC4B3C8"/>
    <w:rsid w:val="7BDEE9AB"/>
    <w:rsid w:val="7C0D0D13"/>
    <w:rsid w:val="7C25EE96"/>
    <w:rsid w:val="7C7B1EB5"/>
    <w:rsid w:val="7C9D27EF"/>
    <w:rsid w:val="7CB703CC"/>
    <w:rsid w:val="7CD6E4E0"/>
    <w:rsid w:val="7CF72448"/>
    <w:rsid w:val="7D0D38A2"/>
    <w:rsid w:val="7D29F916"/>
    <w:rsid w:val="7D2E3BEE"/>
    <w:rsid w:val="7D2E8868"/>
    <w:rsid w:val="7D372ACA"/>
    <w:rsid w:val="7D423E88"/>
    <w:rsid w:val="7D509E1E"/>
    <w:rsid w:val="7D52B9FA"/>
    <w:rsid w:val="7D6F0BBC"/>
    <w:rsid w:val="7DA26A3C"/>
    <w:rsid w:val="7DADCFC9"/>
    <w:rsid w:val="7DB0A9E9"/>
    <w:rsid w:val="7DB5DCAF"/>
    <w:rsid w:val="7DBF4583"/>
    <w:rsid w:val="7DC1D6F6"/>
    <w:rsid w:val="7E048A92"/>
    <w:rsid w:val="7E0A2748"/>
    <w:rsid w:val="7E137C1E"/>
    <w:rsid w:val="7E19513F"/>
    <w:rsid w:val="7E74EF7F"/>
    <w:rsid w:val="7E92B30F"/>
    <w:rsid w:val="7E9A2CE3"/>
    <w:rsid w:val="7E9A6278"/>
    <w:rsid w:val="7E9FFD6F"/>
    <w:rsid w:val="7EA871A4"/>
    <w:rsid w:val="7EB7184C"/>
    <w:rsid w:val="7EBABA5B"/>
    <w:rsid w:val="7EC410A5"/>
    <w:rsid w:val="7EC79CC3"/>
    <w:rsid w:val="7EE79FF6"/>
    <w:rsid w:val="7EF05FFE"/>
    <w:rsid w:val="7EF22AD5"/>
    <w:rsid w:val="7EFD3D54"/>
    <w:rsid w:val="7F096FBC"/>
    <w:rsid w:val="7F23D482"/>
    <w:rsid w:val="7F24CCD5"/>
    <w:rsid w:val="7F2E2FA2"/>
    <w:rsid w:val="7F303F50"/>
    <w:rsid w:val="7F3DEA8F"/>
    <w:rsid w:val="7F4925CF"/>
    <w:rsid w:val="7F765BEB"/>
    <w:rsid w:val="7F8E02F2"/>
    <w:rsid w:val="7FBD23A2"/>
    <w:rsid w:val="7FE0EF1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3825D"/>
  <w15:chartTrackingRefBased/>
  <w15:docId w15:val="{353F0F20-A294-491B-BBDA-EF3374EA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446A"/>
    <w:pPr>
      <w:spacing w:before="0" w:after="0"/>
    </w:pPr>
    <w:rPr>
      <w:rFonts w:ascii="Times New Roman" w:hAnsi="Times New Roman" w:eastAsia="Times New Roman" w:cs="Times New Roman"/>
      <w:sz w:val="24"/>
      <w:szCs w:val="24"/>
      <w:lang w:eastAsia="en-GB"/>
    </w:rPr>
  </w:style>
  <w:style w:type="paragraph" w:styleId="Heading1">
    <w:name w:val="heading 1"/>
    <w:aliases w:val="1 heading"/>
    <w:next w:val="Normal"/>
    <w:link w:val="Heading1Char"/>
    <w:autoRedefine/>
    <w:qFormat/>
    <w:rsid w:val="00AD681F"/>
    <w:pPr>
      <w:keepNext/>
      <w:pageBreakBefore/>
      <w:framePr w:wrap="notBeside" w:hAnchor="text" w:vAnchor="text" w:y="1"/>
      <w:numPr>
        <w:numId w:val="12"/>
      </w:numPr>
      <w:spacing w:line="259" w:lineRule="auto"/>
      <w:outlineLvl w:val="0"/>
    </w:pPr>
    <w:rPr>
      <w:rFonts w:ascii="Arial" w:hAnsi="Arial" w:cs="Arial" w:eastAsiaTheme="majorEastAsia"/>
      <w:b/>
      <w:bCs/>
      <w:caps/>
      <w:color w:val="C00000"/>
      <w:sz w:val="28"/>
      <w:szCs w:val="28"/>
      <w:lang w:val="en-GB"/>
    </w:rPr>
  </w:style>
  <w:style w:type="paragraph" w:styleId="Heading2">
    <w:name w:val="heading 2"/>
    <w:next w:val="Normal"/>
    <w:link w:val="Heading2Char"/>
    <w:autoRedefine/>
    <w:rsid w:val="00CB17C7"/>
    <w:pPr>
      <w:keepNext/>
      <w:numPr>
        <w:ilvl w:val="1"/>
        <w:numId w:val="12"/>
      </w:numPr>
      <w:spacing w:before="480"/>
      <w:outlineLvl w:val="1"/>
    </w:pPr>
    <w:rPr>
      <w:rFonts w:ascii="Arial" w:hAnsi="Arial" w:eastAsia="Times New Roman" w:cs="Arial"/>
      <w:b/>
      <w:bCs/>
      <w:caps/>
      <w:color w:val="C00000"/>
      <w:sz w:val="24"/>
      <w:szCs w:val="24"/>
      <w:lang w:val="en-GB"/>
    </w:rPr>
  </w:style>
  <w:style w:type="paragraph" w:styleId="Heading3">
    <w:name w:val="heading 3"/>
    <w:next w:val="Normal"/>
    <w:link w:val="Heading3Char"/>
    <w:autoRedefine/>
    <w:qFormat/>
    <w:rsid w:val="002549BF"/>
    <w:pPr>
      <w:outlineLvl w:val="2"/>
    </w:pPr>
    <w:rPr>
      <w:rFonts w:ascii="Arial" w:hAnsi="Arial" w:eastAsia="Times New Roman" w:cs="Arial"/>
      <w:b/>
      <w:bCs/>
      <w:color w:val="BE3144"/>
      <w:sz w:val="20"/>
      <w:szCs w:val="20"/>
      <w:lang w:val="en-GB"/>
    </w:rPr>
  </w:style>
  <w:style w:type="paragraph" w:styleId="Heading4">
    <w:name w:val="heading 4"/>
    <w:basedOn w:val="Normal"/>
    <w:next w:val="Normal"/>
    <w:link w:val="Heading4Char"/>
    <w:qFormat/>
    <w:rsid w:val="005864E5"/>
    <w:pPr>
      <w:keepNext/>
      <w:numPr>
        <w:ilvl w:val="3"/>
        <w:numId w:val="12"/>
      </w:numPr>
      <w:spacing w:before="240" w:after="60"/>
      <w:outlineLvl w:val="3"/>
    </w:pPr>
    <w:rPr>
      <w:rFonts w:ascii="Arial" w:hAnsi="Arial"/>
      <w:b/>
      <w:color w:val="4472C4" w:themeColor="accent1"/>
      <w:sz w:val="20"/>
      <w:szCs w:val="28"/>
      <w:lang w:val="en-US" w:eastAsia="en-US"/>
    </w:rPr>
  </w:style>
  <w:style w:type="paragraph" w:styleId="Heading5">
    <w:name w:val="heading 5"/>
    <w:basedOn w:val="Normal"/>
    <w:next w:val="Normal"/>
    <w:link w:val="Heading5Char"/>
    <w:qFormat/>
    <w:rsid w:val="00FB784A"/>
    <w:pPr>
      <w:numPr>
        <w:ilvl w:val="4"/>
        <w:numId w:val="12"/>
      </w:numPr>
      <w:spacing w:before="240" w:after="60"/>
      <w:outlineLvl w:val="4"/>
    </w:pPr>
    <w:rPr>
      <w:rFonts w:ascii="Arial" w:hAnsi="Arial"/>
      <w:b/>
      <w:bCs/>
      <w:i/>
      <w:iCs/>
      <w:sz w:val="26"/>
      <w:szCs w:val="26"/>
      <w:lang w:val="en-ZA" w:eastAsia="en-US"/>
    </w:rPr>
  </w:style>
  <w:style w:type="paragraph" w:styleId="Heading6">
    <w:name w:val="heading 6"/>
    <w:basedOn w:val="Normal"/>
    <w:next w:val="Normal"/>
    <w:link w:val="Heading6Char"/>
    <w:qFormat/>
    <w:rsid w:val="005864E5"/>
    <w:pPr>
      <w:numPr>
        <w:ilvl w:val="5"/>
        <w:numId w:val="12"/>
      </w:numPr>
      <w:spacing w:before="240" w:after="60"/>
      <w:outlineLvl w:val="5"/>
    </w:pPr>
    <w:rPr>
      <w:rFonts w:ascii="Arial" w:hAnsi="Arial"/>
      <w:b/>
      <w:bCs/>
      <w:sz w:val="22"/>
      <w:szCs w:val="22"/>
      <w:lang w:val="en-ZA" w:eastAsia="en-US"/>
    </w:rPr>
  </w:style>
  <w:style w:type="paragraph" w:styleId="Heading7">
    <w:name w:val="heading 7"/>
    <w:basedOn w:val="Normal"/>
    <w:next w:val="Normal"/>
    <w:link w:val="Heading7Char"/>
    <w:qFormat/>
    <w:rsid w:val="005864E5"/>
    <w:pPr>
      <w:numPr>
        <w:ilvl w:val="6"/>
        <w:numId w:val="12"/>
      </w:numPr>
      <w:spacing w:before="240" w:after="60"/>
      <w:outlineLvl w:val="6"/>
    </w:pPr>
    <w:rPr>
      <w:rFonts w:ascii="Arial" w:hAnsi="Arial"/>
      <w:sz w:val="20"/>
      <w:lang w:val="en-ZA" w:eastAsia="en-US"/>
    </w:rPr>
  </w:style>
  <w:style w:type="paragraph" w:styleId="Heading8">
    <w:name w:val="heading 8"/>
    <w:basedOn w:val="Normal"/>
    <w:next w:val="Normal"/>
    <w:link w:val="Heading8Char"/>
    <w:qFormat/>
    <w:rsid w:val="005864E5"/>
    <w:pPr>
      <w:numPr>
        <w:ilvl w:val="7"/>
        <w:numId w:val="12"/>
      </w:numPr>
      <w:spacing w:before="240" w:after="60"/>
      <w:outlineLvl w:val="7"/>
    </w:pPr>
    <w:rPr>
      <w:rFonts w:ascii="Arial" w:hAnsi="Arial"/>
      <w:i/>
      <w:iCs/>
      <w:sz w:val="20"/>
      <w:lang w:val="en-ZA" w:eastAsia="en-US"/>
    </w:rPr>
  </w:style>
  <w:style w:type="paragraph" w:styleId="Heading9">
    <w:name w:val="heading 9"/>
    <w:basedOn w:val="Normal"/>
    <w:next w:val="Normal"/>
    <w:link w:val="Heading9Char"/>
    <w:qFormat/>
    <w:rsid w:val="005864E5"/>
    <w:pPr>
      <w:numPr>
        <w:ilvl w:val="8"/>
        <w:numId w:val="12"/>
      </w:numPr>
      <w:spacing w:before="240" w:after="60"/>
      <w:outlineLvl w:val="8"/>
    </w:pPr>
    <w:rPr>
      <w:rFonts w:ascii="Arial" w:hAnsi="Arial" w:cs="Arial"/>
      <w:sz w:val="22"/>
      <w:szCs w:val="22"/>
      <w:lang w:val="en-ZA"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1 heading Char"/>
    <w:basedOn w:val="DefaultParagraphFont"/>
    <w:link w:val="Heading1"/>
    <w:rsid w:val="00AD681F"/>
    <w:rPr>
      <w:rFonts w:ascii="Arial" w:hAnsi="Arial" w:cs="Arial" w:eastAsiaTheme="majorEastAsia"/>
      <w:b/>
      <w:bCs/>
      <w:caps/>
      <w:color w:val="C00000"/>
      <w:sz w:val="28"/>
      <w:szCs w:val="28"/>
      <w:lang w:val="en-GB"/>
    </w:rPr>
  </w:style>
  <w:style w:type="character" w:styleId="Heading2Char" w:customStyle="1">
    <w:name w:val="Heading 2 Char"/>
    <w:basedOn w:val="DefaultParagraphFont"/>
    <w:link w:val="Heading2"/>
    <w:rsid w:val="00CB17C7"/>
    <w:rPr>
      <w:rFonts w:ascii="Arial" w:hAnsi="Arial" w:eastAsia="Times New Roman" w:cs="Arial"/>
      <w:b/>
      <w:bCs/>
      <w:caps/>
      <w:color w:val="C00000"/>
      <w:sz w:val="24"/>
      <w:szCs w:val="24"/>
      <w:lang w:val="en-GB"/>
    </w:rPr>
  </w:style>
  <w:style w:type="character" w:styleId="Heading3Char" w:customStyle="1">
    <w:name w:val="Heading 3 Char"/>
    <w:basedOn w:val="DefaultParagraphFont"/>
    <w:link w:val="Heading3"/>
    <w:rsid w:val="002549BF"/>
    <w:rPr>
      <w:rFonts w:ascii="Arial" w:hAnsi="Arial" w:eastAsia="Times New Roman" w:cs="Arial"/>
      <w:b/>
      <w:bCs/>
      <w:color w:val="BE3144"/>
      <w:sz w:val="20"/>
      <w:szCs w:val="20"/>
      <w:lang w:val="en-GB"/>
    </w:rPr>
  </w:style>
  <w:style w:type="character" w:styleId="Heading4Char" w:customStyle="1">
    <w:name w:val="Heading 4 Char"/>
    <w:basedOn w:val="DefaultParagraphFont"/>
    <w:link w:val="Heading4"/>
    <w:rsid w:val="005864E5"/>
    <w:rPr>
      <w:rFonts w:ascii="Arial" w:hAnsi="Arial" w:eastAsia="Times New Roman" w:cs="Times New Roman"/>
      <w:b/>
      <w:color w:val="4472C4" w:themeColor="accent1"/>
      <w:sz w:val="20"/>
      <w:szCs w:val="28"/>
      <w:lang w:val="en-US"/>
    </w:rPr>
  </w:style>
  <w:style w:type="character" w:styleId="Heading5Char" w:customStyle="1">
    <w:name w:val="Heading 5 Char"/>
    <w:basedOn w:val="DefaultParagraphFont"/>
    <w:link w:val="Heading5"/>
    <w:rsid w:val="00FB784A"/>
    <w:rPr>
      <w:rFonts w:ascii="Arial" w:hAnsi="Arial" w:eastAsia="Times New Roman" w:cs="Times New Roman"/>
      <w:b/>
      <w:bCs/>
      <w:i/>
      <w:iCs/>
      <w:sz w:val="26"/>
      <w:szCs w:val="26"/>
      <w:lang w:val="en-ZA"/>
    </w:rPr>
  </w:style>
  <w:style w:type="character" w:styleId="Heading6Char" w:customStyle="1">
    <w:name w:val="Heading 6 Char"/>
    <w:basedOn w:val="DefaultParagraphFont"/>
    <w:link w:val="Heading6"/>
    <w:rsid w:val="005864E5"/>
    <w:rPr>
      <w:rFonts w:ascii="Arial" w:hAnsi="Arial" w:eastAsia="Times New Roman" w:cs="Times New Roman"/>
      <w:b/>
      <w:bCs/>
      <w:lang w:val="en-ZA"/>
    </w:rPr>
  </w:style>
  <w:style w:type="character" w:styleId="Heading7Char" w:customStyle="1">
    <w:name w:val="Heading 7 Char"/>
    <w:basedOn w:val="DefaultParagraphFont"/>
    <w:link w:val="Heading7"/>
    <w:rsid w:val="005864E5"/>
    <w:rPr>
      <w:rFonts w:ascii="Arial" w:hAnsi="Arial" w:eastAsia="Times New Roman" w:cs="Times New Roman"/>
      <w:sz w:val="20"/>
      <w:szCs w:val="24"/>
      <w:lang w:val="en-ZA"/>
    </w:rPr>
  </w:style>
  <w:style w:type="character" w:styleId="Heading8Char" w:customStyle="1">
    <w:name w:val="Heading 8 Char"/>
    <w:basedOn w:val="DefaultParagraphFont"/>
    <w:link w:val="Heading8"/>
    <w:rsid w:val="005864E5"/>
    <w:rPr>
      <w:rFonts w:ascii="Arial" w:hAnsi="Arial" w:eastAsia="Times New Roman" w:cs="Times New Roman"/>
      <w:i/>
      <w:iCs/>
      <w:sz w:val="20"/>
      <w:szCs w:val="24"/>
      <w:lang w:val="en-ZA"/>
    </w:rPr>
  </w:style>
  <w:style w:type="character" w:styleId="Heading9Char" w:customStyle="1">
    <w:name w:val="Heading 9 Char"/>
    <w:basedOn w:val="DefaultParagraphFont"/>
    <w:link w:val="Heading9"/>
    <w:rsid w:val="005864E5"/>
    <w:rPr>
      <w:rFonts w:ascii="Arial" w:hAnsi="Arial" w:eastAsia="Times New Roman" w:cs="Arial"/>
      <w:lang w:val="en-ZA"/>
    </w:rPr>
  </w:style>
  <w:style w:type="paragraph" w:styleId="Header">
    <w:name w:val="header"/>
    <w:basedOn w:val="Normal"/>
    <w:link w:val="HeaderChar"/>
    <w:rsid w:val="005864E5"/>
    <w:pPr>
      <w:tabs>
        <w:tab w:val="center" w:pos="4153"/>
        <w:tab w:val="right" w:pos="8306"/>
      </w:tabs>
      <w:spacing w:before="240" w:after="240"/>
    </w:pPr>
    <w:rPr>
      <w:rFonts w:ascii="Arial" w:hAnsi="Arial"/>
      <w:sz w:val="20"/>
      <w:lang w:val="en-ZA" w:eastAsia="en-US"/>
    </w:rPr>
  </w:style>
  <w:style w:type="character" w:styleId="HeaderChar" w:customStyle="1">
    <w:name w:val="Header Char"/>
    <w:basedOn w:val="DefaultParagraphFont"/>
    <w:link w:val="Header"/>
    <w:rsid w:val="005864E5"/>
    <w:rPr>
      <w:rFonts w:ascii="Arial" w:hAnsi="Arial" w:eastAsia="Times New Roman" w:cs="Times New Roman"/>
      <w:sz w:val="20"/>
      <w:szCs w:val="24"/>
      <w:lang w:val="en-ZA"/>
    </w:rPr>
  </w:style>
  <w:style w:type="paragraph" w:styleId="Footer">
    <w:name w:val="footer"/>
    <w:basedOn w:val="Normal"/>
    <w:link w:val="FooterChar"/>
    <w:uiPriority w:val="99"/>
    <w:rsid w:val="005864E5"/>
    <w:pPr>
      <w:tabs>
        <w:tab w:val="center" w:pos="4153"/>
        <w:tab w:val="right" w:pos="8306"/>
      </w:tabs>
      <w:spacing w:before="240" w:after="240"/>
    </w:pPr>
    <w:rPr>
      <w:rFonts w:ascii="Arial" w:hAnsi="Arial"/>
      <w:sz w:val="20"/>
      <w:lang w:val="en-ZA" w:eastAsia="en-US"/>
    </w:rPr>
  </w:style>
  <w:style w:type="character" w:styleId="FooterChar" w:customStyle="1">
    <w:name w:val="Footer Char"/>
    <w:basedOn w:val="DefaultParagraphFont"/>
    <w:link w:val="Footer"/>
    <w:uiPriority w:val="99"/>
    <w:rsid w:val="005864E5"/>
    <w:rPr>
      <w:rFonts w:ascii="Arial" w:hAnsi="Arial" w:eastAsia="Times New Roman" w:cs="Times New Roman"/>
      <w:sz w:val="20"/>
      <w:szCs w:val="24"/>
      <w:lang w:val="en-ZA"/>
    </w:rPr>
  </w:style>
  <w:style w:type="paragraph" w:styleId="Title">
    <w:name w:val="Title"/>
    <w:aliases w:val="Table_Title"/>
    <w:basedOn w:val="Normal"/>
    <w:link w:val="TitleChar"/>
    <w:uiPriority w:val="10"/>
    <w:qFormat/>
    <w:rsid w:val="005864E5"/>
    <w:pPr>
      <w:overflowPunct w:val="0"/>
      <w:autoSpaceDE w:val="0"/>
      <w:autoSpaceDN w:val="0"/>
      <w:adjustRightInd w:val="0"/>
      <w:spacing w:before="240" w:after="240"/>
      <w:textAlignment w:val="baseline"/>
    </w:pPr>
    <w:rPr>
      <w:rFonts w:ascii="Arial" w:hAnsi="Arial"/>
      <w:bCs/>
      <w:sz w:val="20"/>
      <w:szCs w:val="20"/>
      <w:lang w:val="en-US" w:eastAsia="en-US"/>
    </w:rPr>
  </w:style>
  <w:style w:type="character" w:styleId="TitleChar" w:customStyle="1">
    <w:name w:val="Title Char"/>
    <w:aliases w:val="Table_Title Char"/>
    <w:basedOn w:val="DefaultParagraphFont"/>
    <w:link w:val="Title"/>
    <w:uiPriority w:val="10"/>
    <w:rsid w:val="005864E5"/>
    <w:rPr>
      <w:rFonts w:ascii="Arial" w:hAnsi="Arial" w:eastAsia="Times New Roman" w:cs="Times New Roman"/>
      <w:bCs/>
      <w:sz w:val="20"/>
      <w:szCs w:val="20"/>
      <w:lang w:val="en-US"/>
    </w:rPr>
  </w:style>
  <w:style w:type="paragraph" w:styleId="BodyTextIndent">
    <w:name w:val="Body Text Indent"/>
    <w:basedOn w:val="Normal"/>
    <w:link w:val="BodyTextIndentChar"/>
    <w:rsid w:val="005864E5"/>
    <w:pPr>
      <w:spacing w:before="240" w:after="240"/>
      <w:ind w:left="360"/>
    </w:pPr>
    <w:rPr>
      <w:rFonts w:ascii="Century Gothic" w:hAnsi="Century Gothic"/>
      <w:sz w:val="20"/>
      <w:lang w:val="en-US" w:eastAsia="en-US"/>
    </w:rPr>
  </w:style>
  <w:style w:type="character" w:styleId="BodyTextIndentChar" w:customStyle="1">
    <w:name w:val="Body Text Indent Char"/>
    <w:basedOn w:val="DefaultParagraphFont"/>
    <w:link w:val="BodyTextIndent"/>
    <w:rsid w:val="005864E5"/>
    <w:rPr>
      <w:rFonts w:ascii="Century Gothic" w:hAnsi="Century Gothic" w:eastAsia="Times New Roman" w:cs="Times New Roman"/>
      <w:sz w:val="20"/>
      <w:szCs w:val="24"/>
      <w:lang w:val="en-US"/>
    </w:rPr>
  </w:style>
  <w:style w:type="paragraph" w:styleId="BodyText">
    <w:name w:val="Body Text"/>
    <w:basedOn w:val="Normal"/>
    <w:link w:val="BodyTextChar"/>
    <w:rsid w:val="005864E5"/>
    <w:pPr>
      <w:spacing w:before="240" w:after="240"/>
      <w:jc w:val="both"/>
    </w:pPr>
    <w:rPr>
      <w:rFonts w:ascii="Century Gothic" w:hAnsi="Century Gothic" w:cs="Arial"/>
      <w:sz w:val="20"/>
      <w:lang w:val="en-US" w:eastAsia="en-US"/>
    </w:rPr>
  </w:style>
  <w:style w:type="character" w:styleId="BodyTextChar" w:customStyle="1">
    <w:name w:val="Body Text Char"/>
    <w:basedOn w:val="DefaultParagraphFont"/>
    <w:link w:val="BodyText"/>
    <w:rsid w:val="005864E5"/>
    <w:rPr>
      <w:rFonts w:ascii="Century Gothic" w:hAnsi="Century Gothic" w:eastAsia="Times New Roman" w:cs="Arial"/>
      <w:sz w:val="20"/>
      <w:szCs w:val="24"/>
      <w:lang w:val="en-US"/>
    </w:rPr>
  </w:style>
  <w:style w:type="paragraph" w:styleId="BodyTextIndent2">
    <w:name w:val="Body Text Indent 2"/>
    <w:basedOn w:val="Normal"/>
    <w:link w:val="BodyTextIndent2Char"/>
    <w:rsid w:val="005864E5"/>
    <w:pPr>
      <w:spacing w:before="240" w:after="240" w:line="360" w:lineRule="auto"/>
      <w:ind w:left="360"/>
      <w:jc w:val="both"/>
    </w:pPr>
    <w:rPr>
      <w:rFonts w:ascii="Century Gothic" w:hAnsi="Century Gothic" w:cs="Arial"/>
      <w:sz w:val="20"/>
      <w:lang w:val="en-US" w:eastAsia="en-US"/>
    </w:rPr>
  </w:style>
  <w:style w:type="character" w:styleId="BodyTextIndent2Char" w:customStyle="1">
    <w:name w:val="Body Text Indent 2 Char"/>
    <w:basedOn w:val="DefaultParagraphFont"/>
    <w:link w:val="BodyTextIndent2"/>
    <w:rsid w:val="005864E5"/>
    <w:rPr>
      <w:rFonts w:ascii="Century Gothic" w:hAnsi="Century Gothic" w:eastAsia="Times New Roman" w:cs="Arial"/>
      <w:sz w:val="20"/>
      <w:szCs w:val="24"/>
      <w:lang w:val="en-US"/>
    </w:rPr>
  </w:style>
  <w:style w:type="paragraph" w:styleId="BodyText2">
    <w:name w:val="Body Text 2"/>
    <w:basedOn w:val="Normal"/>
    <w:link w:val="BodyText2Char"/>
    <w:rsid w:val="005864E5"/>
    <w:pPr>
      <w:spacing w:before="240" w:after="240" w:line="360" w:lineRule="auto"/>
      <w:jc w:val="both"/>
    </w:pPr>
    <w:rPr>
      <w:rFonts w:ascii="Century Gothic" w:hAnsi="Century Gothic" w:cs="Arial"/>
      <w:color w:val="FF0000"/>
      <w:sz w:val="20"/>
      <w:lang w:val="en-ZA" w:eastAsia="en-US"/>
    </w:rPr>
  </w:style>
  <w:style w:type="character" w:styleId="BodyText2Char" w:customStyle="1">
    <w:name w:val="Body Text 2 Char"/>
    <w:basedOn w:val="DefaultParagraphFont"/>
    <w:link w:val="BodyText2"/>
    <w:rsid w:val="005864E5"/>
    <w:rPr>
      <w:rFonts w:ascii="Century Gothic" w:hAnsi="Century Gothic" w:eastAsia="Times New Roman" w:cs="Arial"/>
      <w:color w:val="FF0000"/>
      <w:sz w:val="20"/>
      <w:szCs w:val="24"/>
      <w:lang w:val="en-ZA"/>
    </w:rPr>
  </w:style>
  <w:style w:type="character" w:styleId="PageNumber">
    <w:name w:val="page number"/>
    <w:basedOn w:val="DefaultParagraphFont"/>
    <w:rsid w:val="005864E5"/>
  </w:style>
  <w:style w:type="paragraph" w:styleId="TOC1">
    <w:name w:val="toc 1"/>
    <w:basedOn w:val="Normal"/>
    <w:next w:val="Normal"/>
    <w:autoRedefine/>
    <w:uiPriority w:val="39"/>
    <w:rsid w:val="00C865D9"/>
    <w:pPr>
      <w:tabs>
        <w:tab w:val="left" w:pos="400"/>
        <w:tab w:val="right" w:leader="dot" w:pos="9074"/>
      </w:tabs>
      <w:spacing w:before="240" w:after="240" w:line="276" w:lineRule="auto"/>
    </w:pPr>
    <w:rPr>
      <w:rFonts w:asciiTheme="minorHAnsi" w:hAnsiTheme="minorHAnsi"/>
      <w:noProof/>
      <w:sz w:val="20"/>
      <w:szCs w:val="20"/>
      <w:lang w:val="en-ZA" w:eastAsia="en-US"/>
    </w:rPr>
  </w:style>
  <w:style w:type="paragraph" w:styleId="TOC2">
    <w:name w:val="toc 2"/>
    <w:basedOn w:val="Normal"/>
    <w:next w:val="Normal"/>
    <w:autoRedefine/>
    <w:uiPriority w:val="39"/>
    <w:rsid w:val="00011AEF"/>
    <w:pPr>
      <w:tabs>
        <w:tab w:val="left" w:pos="800"/>
        <w:tab w:val="right" w:leader="dot" w:pos="9402"/>
      </w:tabs>
      <w:spacing w:before="240"/>
      <w:ind w:left="200"/>
    </w:pPr>
    <w:rPr>
      <w:rFonts w:asciiTheme="minorHAnsi" w:hAnsiTheme="minorHAnsi"/>
      <w:i/>
      <w:iCs/>
      <w:sz w:val="20"/>
      <w:szCs w:val="20"/>
      <w:lang w:val="en-ZA" w:eastAsia="en-US"/>
    </w:rPr>
  </w:style>
  <w:style w:type="paragraph" w:styleId="TOC3">
    <w:name w:val="toc 3"/>
    <w:basedOn w:val="Normal"/>
    <w:next w:val="Normal"/>
    <w:autoRedefine/>
    <w:uiPriority w:val="39"/>
    <w:rsid w:val="005864E5"/>
    <w:pPr>
      <w:ind w:left="400"/>
    </w:pPr>
    <w:rPr>
      <w:rFonts w:asciiTheme="minorHAnsi" w:hAnsiTheme="minorHAnsi"/>
      <w:sz w:val="20"/>
      <w:szCs w:val="20"/>
      <w:lang w:val="en-ZA" w:eastAsia="en-US"/>
    </w:rPr>
  </w:style>
  <w:style w:type="paragraph" w:styleId="TOC4">
    <w:name w:val="toc 4"/>
    <w:basedOn w:val="Normal"/>
    <w:next w:val="Normal"/>
    <w:autoRedefine/>
    <w:uiPriority w:val="39"/>
    <w:rsid w:val="005864E5"/>
    <w:pPr>
      <w:ind w:left="600"/>
    </w:pPr>
    <w:rPr>
      <w:rFonts w:asciiTheme="minorHAnsi" w:hAnsiTheme="minorHAnsi"/>
      <w:sz w:val="20"/>
      <w:szCs w:val="20"/>
      <w:lang w:val="en-ZA" w:eastAsia="en-US"/>
    </w:rPr>
  </w:style>
  <w:style w:type="paragraph" w:styleId="TOC5">
    <w:name w:val="toc 5"/>
    <w:basedOn w:val="Normal"/>
    <w:next w:val="Normal"/>
    <w:autoRedefine/>
    <w:uiPriority w:val="39"/>
    <w:rsid w:val="005864E5"/>
    <w:pPr>
      <w:ind w:left="800"/>
    </w:pPr>
    <w:rPr>
      <w:rFonts w:asciiTheme="minorHAnsi" w:hAnsiTheme="minorHAnsi"/>
      <w:sz w:val="20"/>
      <w:szCs w:val="20"/>
      <w:lang w:val="en-ZA" w:eastAsia="en-US"/>
    </w:rPr>
  </w:style>
  <w:style w:type="paragraph" w:styleId="TOC6">
    <w:name w:val="toc 6"/>
    <w:basedOn w:val="Normal"/>
    <w:next w:val="Normal"/>
    <w:autoRedefine/>
    <w:uiPriority w:val="39"/>
    <w:rsid w:val="005864E5"/>
    <w:pPr>
      <w:ind w:left="1000"/>
    </w:pPr>
    <w:rPr>
      <w:rFonts w:asciiTheme="minorHAnsi" w:hAnsiTheme="minorHAnsi"/>
      <w:sz w:val="20"/>
      <w:szCs w:val="20"/>
      <w:lang w:val="en-ZA" w:eastAsia="en-US"/>
    </w:rPr>
  </w:style>
  <w:style w:type="paragraph" w:styleId="TOC7">
    <w:name w:val="toc 7"/>
    <w:basedOn w:val="Normal"/>
    <w:next w:val="Normal"/>
    <w:autoRedefine/>
    <w:uiPriority w:val="39"/>
    <w:rsid w:val="005864E5"/>
    <w:pPr>
      <w:ind w:left="1200"/>
    </w:pPr>
    <w:rPr>
      <w:rFonts w:asciiTheme="minorHAnsi" w:hAnsiTheme="minorHAnsi"/>
      <w:sz w:val="20"/>
      <w:szCs w:val="20"/>
      <w:lang w:val="en-ZA" w:eastAsia="en-US"/>
    </w:rPr>
  </w:style>
  <w:style w:type="paragraph" w:styleId="TOC8">
    <w:name w:val="toc 8"/>
    <w:basedOn w:val="Normal"/>
    <w:next w:val="Normal"/>
    <w:autoRedefine/>
    <w:uiPriority w:val="39"/>
    <w:rsid w:val="005864E5"/>
    <w:pPr>
      <w:ind w:left="1400"/>
    </w:pPr>
    <w:rPr>
      <w:rFonts w:asciiTheme="minorHAnsi" w:hAnsiTheme="minorHAnsi"/>
      <w:sz w:val="20"/>
      <w:szCs w:val="20"/>
      <w:lang w:val="en-ZA" w:eastAsia="en-US"/>
    </w:rPr>
  </w:style>
  <w:style w:type="paragraph" w:styleId="TOC9">
    <w:name w:val="toc 9"/>
    <w:basedOn w:val="Normal"/>
    <w:next w:val="Normal"/>
    <w:autoRedefine/>
    <w:uiPriority w:val="39"/>
    <w:rsid w:val="005864E5"/>
    <w:pPr>
      <w:ind w:left="1600"/>
    </w:pPr>
    <w:rPr>
      <w:rFonts w:asciiTheme="minorHAnsi" w:hAnsiTheme="minorHAnsi"/>
      <w:sz w:val="20"/>
      <w:szCs w:val="20"/>
      <w:lang w:val="en-ZA" w:eastAsia="en-US"/>
    </w:rPr>
  </w:style>
  <w:style w:type="character" w:styleId="Hyperlink">
    <w:name w:val="Hyperlink"/>
    <w:uiPriority w:val="99"/>
    <w:rsid w:val="005864E5"/>
    <w:rPr>
      <w:color w:val="0000FF"/>
      <w:u w:val="single"/>
    </w:rPr>
  </w:style>
  <w:style w:type="paragraph" w:styleId="TableHeading" w:customStyle="1">
    <w:name w:val="Table Heading"/>
    <w:basedOn w:val="Normal"/>
    <w:rsid w:val="005864E5"/>
    <w:pPr>
      <w:widowControl w:val="0"/>
      <w:spacing w:before="240" w:after="240" w:line="288" w:lineRule="auto"/>
      <w:jc w:val="center"/>
    </w:pPr>
    <w:rPr>
      <w:rFonts w:ascii="Arial" w:hAnsi="Arial"/>
      <w:b/>
      <w:caps/>
      <w:sz w:val="16"/>
      <w:lang w:val="en-US" w:eastAsia="en-US"/>
    </w:rPr>
  </w:style>
  <w:style w:type="paragraph" w:styleId="TableDetails" w:customStyle="1">
    <w:name w:val="Table Details"/>
    <w:basedOn w:val="Normal"/>
    <w:rsid w:val="005864E5"/>
    <w:pPr>
      <w:widowControl w:val="0"/>
      <w:spacing w:before="240" w:after="240" w:line="288" w:lineRule="auto"/>
    </w:pPr>
    <w:rPr>
      <w:rFonts w:ascii="Arial" w:hAnsi="Arial"/>
      <w:sz w:val="16"/>
      <w:lang w:val="en-US" w:eastAsia="en-US"/>
    </w:rPr>
  </w:style>
  <w:style w:type="character" w:styleId="FollowedHyperlink">
    <w:name w:val="FollowedHyperlink"/>
    <w:uiPriority w:val="99"/>
    <w:rsid w:val="005864E5"/>
    <w:rPr>
      <w:color w:val="800080"/>
      <w:u w:val="single"/>
    </w:rPr>
  </w:style>
  <w:style w:type="paragraph" w:styleId="DocumentMap">
    <w:name w:val="Document Map"/>
    <w:basedOn w:val="Normal"/>
    <w:link w:val="DocumentMapChar"/>
    <w:semiHidden/>
    <w:rsid w:val="005864E5"/>
    <w:pPr>
      <w:shd w:val="clear" w:color="auto" w:fill="000080"/>
      <w:spacing w:before="240" w:after="240"/>
    </w:pPr>
    <w:rPr>
      <w:rFonts w:ascii="Tahoma" w:hAnsi="Tahoma" w:cs="Tahoma"/>
      <w:sz w:val="20"/>
      <w:szCs w:val="20"/>
      <w:lang w:val="en-ZA" w:eastAsia="en-US"/>
    </w:rPr>
  </w:style>
  <w:style w:type="character" w:styleId="DocumentMapChar" w:customStyle="1">
    <w:name w:val="Document Map Char"/>
    <w:basedOn w:val="DefaultParagraphFont"/>
    <w:link w:val="DocumentMap"/>
    <w:semiHidden/>
    <w:rsid w:val="005864E5"/>
    <w:rPr>
      <w:rFonts w:ascii="Tahoma" w:hAnsi="Tahoma" w:eastAsia="Times New Roman" w:cs="Tahoma"/>
      <w:sz w:val="20"/>
      <w:szCs w:val="20"/>
      <w:shd w:val="clear" w:color="auto" w:fill="000080"/>
      <w:lang w:val="en-ZA"/>
    </w:rPr>
  </w:style>
  <w:style w:type="paragraph" w:styleId="TableColumns" w:customStyle="1">
    <w:name w:val="Table Columns"/>
    <w:basedOn w:val="TableHeading"/>
    <w:rsid w:val="005864E5"/>
    <w:pPr>
      <w:jc w:val="left"/>
    </w:pPr>
  </w:style>
  <w:style w:type="paragraph" w:styleId="BalloonText">
    <w:name w:val="Balloon Text"/>
    <w:basedOn w:val="Normal"/>
    <w:link w:val="BalloonTextChar"/>
    <w:semiHidden/>
    <w:rsid w:val="005864E5"/>
    <w:pPr>
      <w:spacing w:before="240" w:after="240"/>
    </w:pPr>
    <w:rPr>
      <w:rFonts w:ascii="Tahoma" w:hAnsi="Tahoma" w:cs="Tahoma"/>
      <w:sz w:val="16"/>
      <w:szCs w:val="16"/>
      <w:lang w:val="en-ZA" w:eastAsia="en-US"/>
    </w:rPr>
  </w:style>
  <w:style w:type="character" w:styleId="BalloonTextChar" w:customStyle="1">
    <w:name w:val="Balloon Text Char"/>
    <w:basedOn w:val="DefaultParagraphFont"/>
    <w:link w:val="BalloonText"/>
    <w:semiHidden/>
    <w:rsid w:val="005864E5"/>
    <w:rPr>
      <w:rFonts w:ascii="Tahoma" w:hAnsi="Tahoma" w:eastAsia="Times New Roman" w:cs="Tahoma"/>
      <w:sz w:val="16"/>
      <w:szCs w:val="16"/>
      <w:lang w:val="en-ZA"/>
    </w:rPr>
  </w:style>
  <w:style w:type="character" w:styleId="Strong">
    <w:name w:val="Strong"/>
    <w:uiPriority w:val="22"/>
    <w:qFormat/>
    <w:rsid w:val="005864E5"/>
    <w:rPr>
      <w:b/>
      <w:bCs/>
    </w:rPr>
  </w:style>
  <w:style w:type="paragraph" w:styleId="Caption">
    <w:name w:val="caption"/>
    <w:aliases w:val="TFG Caption"/>
    <w:next w:val="Normal"/>
    <w:qFormat/>
    <w:rsid w:val="005864E5"/>
    <w:pPr>
      <w:spacing w:after="0"/>
      <w:jc w:val="center"/>
    </w:pPr>
    <w:rPr>
      <w:rFonts w:ascii="Arial" w:hAnsi="Arial" w:eastAsia="Times New Roman" w:cs="Tahoma"/>
      <w:i/>
      <w:color w:val="663366"/>
      <w:sz w:val="20"/>
      <w:szCs w:val="20"/>
      <w:lang w:val="en-US"/>
    </w:rPr>
  </w:style>
  <w:style w:type="paragraph" w:styleId="BodyText3">
    <w:name w:val="Body Text 3"/>
    <w:basedOn w:val="Normal"/>
    <w:link w:val="BodyText3Char"/>
    <w:rsid w:val="005864E5"/>
    <w:pPr>
      <w:spacing w:before="240" w:after="240"/>
    </w:pPr>
    <w:rPr>
      <w:rFonts w:ascii="Arial" w:hAnsi="Arial" w:cs="Arial"/>
      <w:sz w:val="20"/>
      <w:lang w:val="en-ZA" w:eastAsia="en-US"/>
    </w:rPr>
  </w:style>
  <w:style w:type="character" w:styleId="BodyText3Char" w:customStyle="1">
    <w:name w:val="Body Text 3 Char"/>
    <w:basedOn w:val="DefaultParagraphFont"/>
    <w:link w:val="BodyText3"/>
    <w:rsid w:val="005864E5"/>
    <w:rPr>
      <w:rFonts w:ascii="Arial" w:hAnsi="Arial" w:eastAsia="Times New Roman" w:cs="Arial"/>
      <w:sz w:val="20"/>
      <w:szCs w:val="24"/>
      <w:lang w:val="en-ZA"/>
    </w:rPr>
  </w:style>
  <w:style w:type="character" w:styleId="CommentReference">
    <w:name w:val="annotation reference"/>
    <w:uiPriority w:val="99"/>
    <w:semiHidden/>
    <w:rsid w:val="005864E5"/>
    <w:rPr>
      <w:sz w:val="16"/>
      <w:szCs w:val="16"/>
    </w:rPr>
  </w:style>
  <w:style w:type="paragraph" w:styleId="CommentText">
    <w:name w:val="annotation text"/>
    <w:basedOn w:val="Normal"/>
    <w:link w:val="CommentTextChar"/>
    <w:uiPriority w:val="99"/>
    <w:rsid w:val="005864E5"/>
    <w:pPr>
      <w:spacing w:before="240" w:after="240"/>
    </w:pPr>
    <w:rPr>
      <w:rFonts w:ascii="Arial" w:hAnsi="Arial"/>
      <w:sz w:val="20"/>
      <w:szCs w:val="20"/>
      <w:lang w:val="en-ZA" w:eastAsia="en-US"/>
    </w:rPr>
  </w:style>
  <w:style w:type="character" w:styleId="CommentTextChar" w:customStyle="1">
    <w:name w:val="Comment Text Char"/>
    <w:basedOn w:val="DefaultParagraphFont"/>
    <w:link w:val="CommentText"/>
    <w:uiPriority w:val="99"/>
    <w:rsid w:val="005864E5"/>
    <w:rPr>
      <w:rFonts w:ascii="Arial" w:hAnsi="Arial" w:eastAsia="Times New Roman" w:cs="Times New Roman"/>
      <w:sz w:val="20"/>
      <w:szCs w:val="20"/>
      <w:lang w:val="en-ZA"/>
    </w:rPr>
  </w:style>
  <w:style w:type="table" w:styleId="TableGrid">
    <w:name w:val="Table Grid"/>
    <w:basedOn w:val="TableNormal"/>
    <w:uiPriority w:val="39"/>
    <w:rsid w:val="005864E5"/>
    <w:pPr>
      <w:spacing w:after="0"/>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Heading1Left0Firstline0TopNoborderBot" w:customStyle="1">
    <w:name w:val="Style Heading 1 + Left:  0&quot; First line:  0&quot; Top: (No border) Bot..."/>
    <w:basedOn w:val="Heading1"/>
    <w:rsid w:val="005864E5"/>
    <w:pPr>
      <w:framePr w:wrap="notBeside"/>
      <w:numPr>
        <w:numId w:val="4"/>
      </w:numPr>
    </w:pPr>
    <w:rPr>
      <w:rFonts w:ascii="Arial Narrow" w:hAnsi="Arial Narrow"/>
      <w:caps w:val="0"/>
      <w:color w:val="CC0000"/>
      <w:szCs w:val="20"/>
    </w:rPr>
  </w:style>
  <w:style w:type="paragraph" w:styleId="StyleHeading2ArialNarrow11ptCustomColorRGB20400" w:customStyle="1">
    <w:name w:val="Style Heading 2 + Arial Narrow 11 pt Custom Color(RGB(20400)) ..."/>
    <w:basedOn w:val="Heading2"/>
    <w:rsid w:val="005864E5"/>
    <w:pPr>
      <w:spacing w:before="60" w:after="60"/>
    </w:pPr>
    <w:rPr>
      <w:rFonts w:ascii="Arial Narrow" w:hAnsi="Arial Narrow" w:cs="Times New Roman"/>
      <w:caps w:val="0"/>
      <w:color w:val="CC0000"/>
      <w:sz w:val="22"/>
      <w:szCs w:val="20"/>
    </w:rPr>
  </w:style>
  <w:style w:type="paragraph" w:styleId="StyleCalibri10ptJustified1" w:customStyle="1">
    <w:name w:val="Style Calibri 10 pt Justified1"/>
    <w:basedOn w:val="Normal"/>
    <w:autoRedefine/>
    <w:rsid w:val="005864E5"/>
    <w:pPr>
      <w:spacing w:before="240" w:after="240"/>
      <w:jc w:val="both"/>
    </w:pPr>
    <w:rPr>
      <w:rFonts w:ascii="Calibri" w:hAnsi="Calibri"/>
      <w:sz w:val="22"/>
      <w:szCs w:val="20"/>
      <w:lang w:val="en-ZA" w:eastAsia="en-US"/>
    </w:rPr>
  </w:style>
  <w:style w:type="paragraph" w:styleId="DefaultParagraphFontParaCharCharCharCharCharCharCharCharCharChar" w:customStyle="1">
    <w:name w:val="Default Paragraph Font Para Char Char Char Char Char Char Char Char Char Char"/>
    <w:basedOn w:val="Normal"/>
    <w:semiHidden/>
    <w:rsid w:val="005864E5"/>
    <w:pPr>
      <w:widowControl w:val="0"/>
      <w:adjustRightInd w:val="0"/>
      <w:spacing w:before="240" w:after="160" w:line="240" w:lineRule="exact"/>
      <w:jc w:val="both"/>
    </w:pPr>
    <w:rPr>
      <w:rFonts w:ascii="Verdana" w:hAnsi="Verdana"/>
      <w:sz w:val="20"/>
      <w:szCs w:val="20"/>
      <w:lang w:val="en-ZA" w:eastAsia="en-US"/>
    </w:rPr>
  </w:style>
  <w:style w:type="paragraph" w:styleId="StyleHeading1Calibri" w:customStyle="1">
    <w:name w:val="Style Heading 1 + Calibri"/>
    <w:basedOn w:val="Heading1"/>
    <w:autoRedefine/>
    <w:rsid w:val="005864E5"/>
    <w:pPr>
      <w:framePr w:wrap="notBeside"/>
      <w:widowControl w:val="0"/>
      <w:numPr>
        <w:numId w:val="5"/>
      </w:numPr>
      <w:spacing w:before="0"/>
    </w:pPr>
    <w:rPr>
      <w:spacing w:val="20"/>
      <w:kern w:val="28"/>
      <w:szCs w:val="20"/>
    </w:rPr>
  </w:style>
  <w:style w:type="paragraph" w:styleId="CommentSubject">
    <w:name w:val="annotation subject"/>
    <w:basedOn w:val="CommentText"/>
    <w:next w:val="CommentText"/>
    <w:link w:val="CommentSubjectChar"/>
    <w:semiHidden/>
    <w:rsid w:val="005864E5"/>
    <w:rPr>
      <w:b/>
      <w:bCs/>
    </w:rPr>
  </w:style>
  <w:style w:type="character" w:styleId="CommentSubjectChar" w:customStyle="1">
    <w:name w:val="Comment Subject Char"/>
    <w:basedOn w:val="CommentTextChar"/>
    <w:link w:val="CommentSubject"/>
    <w:semiHidden/>
    <w:rsid w:val="005864E5"/>
    <w:rPr>
      <w:rFonts w:ascii="Arial" w:hAnsi="Arial" w:eastAsia="Times New Roman" w:cs="Times New Roman"/>
      <w:b/>
      <w:bCs/>
      <w:sz w:val="20"/>
      <w:szCs w:val="20"/>
      <w:lang w:val="en-ZA"/>
    </w:rPr>
  </w:style>
  <w:style w:type="paragraph" w:styleId="StyleHeading2Calibri" w:customStyle="1">
    <w:name w:val="Style Heading 2 + Calibri"/>
    <w:basedOn w:val="Heading2"/>
    <w:autoRedefine/>
    <w:rsid w:val="005864E5"/>
    <w:pPr>
      <w:ind w:left="0" w:firstLine="0"/>
    </w:pPr>
    <w:rPr>
      <w:rFonts w:cs="Times New Roman"/>
      <w:spacing w:val="20"/>
      <w:szCs w:val="20"/>
    </w:rPr>
  </w:style>
  <w:style w:type="paragraph" w:styleId="TableofFigures">
    <w:name w:val="table of figures"/>
    <w:basedOn w:val="Normal"/>
    <w:next w:val="Normal"/>
    <w:autoRedefine/>
    <w:uiPriority w:val="99"/>
    <w:rsid w:val="005864E5"/>
    <w:pPr>
      <w:spacing w:before="240" w:after="240" w:line="360" w:lineRule="auto"/>
    </w:pPr>
    <w:rPr>
      <w:rFonts w:ascii="Calibri" w:hAnsi="Calibri"/>
      <w:sz w:val="20"/>
      <w:lang w:val="en-ZA" w:eastAsia="en-US"/>
    </w:rPr>
  </w:style>
  <w:style w:type="paragraph" w:styleId="FootnoteText">
    <w:name w:val="footnote text"/>
    <w:basedOn w:val="Normal"/>
    <w:link w:val="FootnoteTextChar"/>
    <w:semiHidden/>
    <w:rsid w:val="005864E5"/>
    <w:pPr>
      <w:spacing w:before="240" w:after="240"/>
    </w:pPr>
    <w:rPr>
      <w:rFonts w:ascii="Arial" w:hAnsi="Arial"/>
      <w:sz w:val="20"/>
      <w:szCs w:val="20"/>
      <w:lang w:val="en-ZA" w:eastAsia="en-US"/>
    </w:rPr>
  </w:style>
  <w:style w:type="character" w:styleId="FootnoteTextChar" w:customStyle="1">
    <w:name w:val="Footnote Text Char"/>
    <w:basedOn w:val="DefaultParagraphFont"/>
    <w:link w:val="FootnoteText"/>
    <w:semiHidden/>
    <w:rsid w:val="005864E5"/>
    <w:rPr>
      <w:rFonts w:ascii="Arial" w:hAnsi="Arial" w:eastAsia="Times New Roman" w:cs="Times New Roman"/>
      <w:sz w:val="20"/>
      <w:szCs w:val="20"/>
      <w:lang w:val="en-ZA"/>
    </w:rPr>
  </w:style>
  <w:style w:type="character" w:styleId="FootnoteReference">
    <w:name w:val="footnote reference"/>
    <w:semiHidden/>
    <w:rsid w:val="005864E5"/>
    <w:rPr>
      <w:vertAlign w:val="superscript"/>
    </w:rPr>
  </w:style>
  <w:style w:type="paragraph" w:styleId="StyleHeading3Calibri" w:customStyle="1">
    <w:name w:val="Style Heading 3 + Calibri"/>
    <w:basedOn w:val="Heading3"/>
    <w:autoRedefine/>
    <w:rsid w:val="005864E5"/>
    <w:pPr>
      <w:tabs>
        <w:tab w:val="num" w:pos="2160"/>
      </w:tabs>
      <w:ind w:left="2160" w:hanging="360"/>
    </w:pPr>
    <w:rPr>
      <w:sz w:val="22"/>
    </w:rPr>
  </w:style>
  <w:style w:type="paragraph" w:styleId="Bullet3" w:customStyle="1">
    <w:name w:val="Bullet3"/>
    <w:basedOn w:val="Normal"/>
    <w:rsid w:val="005864E5"/>
    <w:pPr>
      <w:numPr>
        <w:numId w:val="6"/>
      </w:numPr>
      <w:tabs>
        <w:tab w:val="left" w:pos="1170"/>
      </w:tabs>
      <w:spacing w:before="240" w:after="240"/>
      <w:ind w:left="1170" w:hanging="450"/>
    </w:pPr>
    <w:rPr>
      <w:rFonts w:ascii="Arial" w:hAnsi="Arial"/>
      <w:sz w:val="20"/>
      <w:szCs w:val="20"/>
      <w:lang w:val="en-US" w:eastAsia="en-US"/>
    </w:rPr>
  </w:style>
  <w:style w:type="paragraph" w:styleId="TableText" w:customStyle="1">
    <w:name w:val="Table Text"/>
    <w:basedOn w:val="Normal"/>
    <w:rsid w:val="005864E5"/>
    <w:pPr>
      <w:spacing w:before="40" w:after="40"/>
    </w:pPr>
    <w:rPr>
      <w:rFonts w:ascii="Arial" w:hAnsi="Arial"/>
      <w:sz w:val="22"/>
      <w:szCs w:val="20"/>
      <w:lang w:val="en-US" w:eastAsia="en-US"/>
    </w:rPr>
  </w:style>
  <w:style w:type="paragraph" w:styleId="Bullet2over" w:customStyle="1">
    <w:name w:val="Bullet2 over"/>
    <w:basedOn w:val="Normal"/>
    <w:rsid w:val="005864E5"/>
    <w:pPr>
      <w:numPr>
        <w:numId w:val="7"/>
      </w:numPr>
      <w:tabs>
        <w:tab w:val="left" w:pos="36"/>
      </w:tabs>
      <w:spacing w:before="240" w:after="240"/>
    </w:pPr>
    <w:rPr>
      <w:rFonts w:ascii="Arial" w:hAnsi="Arial"/>
      <w:sz w:val="20"/>
      <w:szCs w:val="20"/>
      <w:lang w:val="en-US" w:eastAsia="en-US"/>
    </w:rPr>
  </w:style>
  <w:style w:type="character" w:styleId="Emphasis">
    <w:name w:val="Emphasis"/>
    <w:uiPriority w:val="20"/>
    <w:qFormat/>
    <w:rsid w:val="005864E5"/>
    <w:rPr>
      <w:rFonts w:ascii="Arial" w:hAnsi="Arial"/>
      <w:i/>
      <w:iCs/>
      <w:color w:val="5A245A"/>
      <w:sz w:val="20"/>
    </w:rPr>
  </w:style>
  <w:style w:type="paragraph" w:styleId="Default" w:customStyle="1">
    <w:name w:val="Default"/>
    <w:rsid w:val="005864E5"/>
    <w:pPr>
      <w:autoSpaceDE w:val="0"/>
      <w:autoSpaceDN w:val="0"/>
      <w:adjustRightInd w:val="0"/>
      <w:spacing w:after="0"/>
    </w:pPr>
    <w:rPr>
      <w:rFonts w:ascii="Calibri" w:hAnsi="Calibri" w:eastAsia="Times New Roman" w:cs="Calibri"/>
      <w:color w:val="000000"/>
      <w:sz w:val="24"/>
      <w:szCs w:val="24"/>
      <w:lang w:val="en-US"/>
    </w:rPr>
  </w:style>
  <w:style w:type="paragraph" w:styleId="ListParagraph">
    <w:name w:val="List Paragraph"/>
    <w:aliases w:val="Table of contents numbered,Citation List,BBD_List_Paragraph,Bullet List,Bullet List Paragraph,Use Case List Paragraph,Ref,List Paragraph11,List Paragraph111,FooterText,numbered,Paragraphe de liste,Normal Sentence,Figure_name,Bullet Number"/>
    <w:basedOn w:val="Normal"/>
    <w:link w:val="ListParagraphChar"/>
    <w:uiPriority w:val="34"/>
    <w:qFormat/>
    <w:rsid w:val="005864E5"/>
    <w:pPr>
      <w:spacing w:before="240" w:after="240"/>
      <w:ind w:left="720"/>
    </w:pPr>
    <w:rPr>
      <w:rFonts w:ascii="Arial" w:hAnsi="Arial"/>
      <w:sz w:val="20"/>
      <w:lang w:val="en-ZA" w:eastAsia="en-US"/>
    </w:rPr>
  </w:style>
  <w:style w:type="paragraph" w:styleId="NoSpacing">
    <w:name w:val="No Spacing"/>
    <w:link w:val="NoSpacingChar"/>
    <w:uiPriority w:val="1"/>
    <w:qFormat/>
    <w:rsid w:val="005864E5"/>
    <w:pPr>
      <w:spacing w:after="0"/>
    </w:pPr>
    <w:rPr>
      <w:rFonts w:eastAsiaTheme="minorEastAsia"/>
      <w:lang w:val="en-US" w:eastAsia="ja-JP"/>
    </w:rPr>
  </w:style>
  <w:style w:type="character" w:styleId="NoSpacingChar" w:customStyle="1">
    <w:name w:val="No Spacing Char"/>
    <w:basedOn w:val="DefaultParagraphFont"/>
    <w:link w:val="NoSpacing"/>
    <w:uiPriority w:val="1"/>
    <w:rsid w:val="005864E5"/>
    <w:rPr>
      <w:rFonts w:eastAsiaTheme="minorEastAsia"/>
      <w:lang w:val="en-US" w:eastAsia="ja-JP"/>
    </w:rPr>
  </w:style>
  <w:style w:type="paragraph" w:styleId="TableNormalPara" w:customStyle="1">
    <w:name w:val="Table Normal Para"/>
    <w:basedOn w:val="Normal"/>
    <w:uiPriority w:val="99"/>
    <w:rsid w:val="005864E5"/>
    <w:pPr>
      <w:spacing w:before="240" w:after="160" w:line="440" w:lineRule="exact"/>
    </w:pPr>
    <w:rPr>
      <w:rFonts w:ascii="Open Sans" w:hAnsi="Open Sans" w:eastAsia="Calibri"/>
      <w:color w:val="3D444F"/>
      <w:sz w:val="20"/>
      <w:szCs w:val="22"/>
      <w:lang w:val="en-US" w:eastAsia="en-US"/>
    </w:rPr>
  </w:style>
  <w:style w:type="character" w:styleId="ListParagraphChar" w:customStyle="1">
    <w:name w:val="List Paragraph Char"/>
    <w:aliases w:val="Table of contents numbered Char,Citation List Char,BBD_List_Paragraph Char,Bullet List Char,Bullet List Paragraph Char,Use Case List Paragraph Char,Ref Char,List Paragraph11 Char,List Paragraph111 Char,FooterText Char,numbered Char"/>
    <w:link w:val="ListParagraph"/>
    <w:uiPriority w:val="34"/>
    <w:qFormat/>
    <w:rsid w:val="005864E5"/>
    <w:rPr>
      <w:rFonts w:ascii="Arial" w:hAnsi="Arial" w:eastAsia="Times New Roman" w:cs="Times New Roman"/>
      <w:sz w:val="20"/>
      <w:szCs w:val="24"/>
      <w:lang w:val="en-ZA"/>
    </w:rPr>
  </w:style>
  <w:style w:type="paragraph" w:styleId="Cover" w:customStyle="1">
    <w:name w:val="Cover"/>
    <w:link w:val="CoverChar"/>
    <w:rsid w:val="005864E5"/>
    <w:pPr>
      <w:keepNext/>
      <w:spacing w:after="280"/>
      <w:jc w:val="right"/>
    </w:pPr>
    <w:rPr>
      <w:rFonts w:ascii="Arial" w:hAnsi="Arial" w:eastAsia="Times New Roman" w:cs="Arial"/>
      <w:b/>
      <w:bCs/>
      <w:color w:val="663366"/>
      <w:sz w:val="28"/>
      <w:szCs w:val="28"/>
      <w:lang w:val="en-US"/>
    </w:rPr>
  </w:style>
  <w:style w:type="paragraph" w:styleId="CoverBlack" w:customStyle="1">
    <w:name w:val="Cover Black"/>
    <w:link w:val="CoverBlackChar"/>
    <w:qFormat/>
    <w:rsid w:val="005864E5"/>
    <w:pPr>
      <w:keepNext/>
      <w:spacing w:after="280"/>
      <w:jc w:val="right"/>
    </w:pPr>
    <w:rPr>
      <w:rFonts w:ascii="Arial" w:hAnsi="Arial" w:eastAsia="Times New Roman" w:cs="Arial"/>
      <w:bCs/>
      <w:sz w:val="28"/>
      <w:szCs w:val="28"/>
      <w:lang w:val="en-US"/>
    </w:rPr>
  </w:style>
  <w:style w:type="character" w:styleId="CoverChar" w:customStyle="1">
    <w:name w:val="Cover Char"/>
    <w:basedOn w:val="DefaultParagraphFont"/>
    <w:link w:val="Cover"/>
    <w:rsid w:val="005864E5"/>
    <w:rPr>
      <w:rFonts w:ascii="Arial" w:hAnsi="Arial" w:eastAsia="Times New Roman" w:cs="Arial"/>
      <w:b/>
      <w:bCs/>
      <w:color w:val="663366"/>
      <w:sz w:val="28"/>
      <w:szCs w:val="28"/>
      <w:lang w:val="en-US"/>
    </w:rPr>
  </w:style>
  <w:style w:type="paragraph" w:styleId="NewCover" w:customStyle="1">
    <w:name w:val="New Cover"/>
    <w:link w:val="NewCoverChar"/>
    <w:qFormat/>
    <w:rsid w:val="005864E5"/>
    <w:pPr>
      <w:jc w:val="right"/>
    </w:pPr>
    <w:rPr>
      <w:rFonts w:ascii="Arial" w:hAnsi="Arial" w:eastAsia="Times New Roman" w:cs="Arial"/>
      <w:b/>
      <w:color w:val="663366"/>
      <w:sz w:val="28"/>
      <w:szCs w:val="20"/>
      <w:lang w:val="en-GB"/>
    </w:rPr>
  </w:style>
  <w:style w:type="character" w:styleId="CoverBlackChar" w:customStyle="1">
    <w:name w:val="Cover Black Char"/>
    <w:basedOn w:val="DefaultParagraphFont"/>
    <w:link w:val="CoverBlack"/>
    <w:rsid w:val="005864E5"/>
    <w:rPr>
      <w:rFonts w:ascii="Arial" w:hAnsi="Arial" w:eastAsia="Times New Roman" w:cs="Arial"/>
      <w:bCs/>
      <w:sz w:val="28"/>
      <w:szCs w:val="28"/>
      <w:lang w:val="en-US"/>
    </w:rPr>
  </w:style>
  <w:style w:type="paragraph" w:styleId="NewCoverBlack" w:customStyle="1">
    <w:name w:val="New Cover Black"/>
    <w:link w:val="NewCoverBlackChar"/>
    <w:qFormat/>
    <w:rsid w:val="005864E5"/>
    <w:pPr>
      <w:jc w:val="right"/>
    </w:pPr>
    <w:rPr>
      <w:rFonts w:ascii="Arial" w:hAnsi="Arial" w:eastAsia="Times New Roman" w:cs="Arial"/>
      <w:sz w:val="28"/>
      <w:szCs w:val="20"/>
      <w:lang w:val="en-GB"/>
    </w:rPr>
  </w:style>
  <w:style w:type="character" w:styleId="NewCoverChar" w:customStyle="1">
    <w:name w:val="New Cover Char"/>
    <w:basedOn w:val="DefaultParagraphFont"/>
    <w:link w:val="NewCover"/>
    <w:rsid w:val="005864E5"/>
    <w:rPr>
      <w:rFonts w:ascii="Arial" w:hAnsi="Arial" w:eastAsia="Times New Roman" w:cs="Arial"/>
      <w:b/>
      <w:color w:val="663366"/>
      <w:sz w:val="28"/>
      <w:szCs w:val="20"/>
      <w:lang w:val="en-GB"/>
    </w:rPr>
  </w:style>
  <w:style w:type="paragraph" w:styleId="Tablenumbering" w:customStyle="1">
    <w:name w:val="Table numbering"/>
    <w:qFormat/>
    <w:rsid w:val="005864E5"/>
    <w:pPr>
      <w:spacing w:after="0"/>
      <w:ind w:left="360" w:hanging="360"/>
    </w:pPr>
    <w:rPr>
      <w:rFonts w:ascii="Arial" w:hAnsi="Arial" w:eastAsia="Times New Roman" w:cs="Arial"/>
      <w:sz w:val="20"/>
      <w:szCs w:val="20"/>
      <w:lang w:val="en-ZA"/>
    </w:rPr>
  </w:style>
  <w:style w:type="character" w:styleId="NewCoverBlackChar" w:customStyle="1">
    <w:name w:val="New Cover Black Char"/>
    <w:basedOn w:val="DefaultParagraphFont"/>
    <w:link w:val="NewCoverBlack"/>
    <w:rsid w:val="005864E5"/>
    <w:rPr>
      <w:rFonts w:ascii="Arial" w:hAnsi="Arial" w:eastAsia="Times New Roman" w:cs="Arial"/>
      <w:sz w:val="28"/>
      <w:szCs w:val="20"/>
      <w:lang w:val="en-GB"/>
    </w:rPr>
  </w:style>
  <w:style w:type="paragraph" w:styleId="Header2-NotTOC" w:customStyle="1">
    <w:name w:val="Header 2 - Not TOC"/>
    <w:basedOn w:val="Heading2"/>
    <w:link w:val="Header2-NotTOCChar"/>
    <w:qFormat/>
    <w:rsid w:val="00CD09BA"/>
  </w:style>
  <w:style w:type="paragraph" w:styleId="Tabletitle" w:customStyle="1">
    <w:name w:val="Table title"/>
    <w:link w:val="TabletitleChar"/>
    <w:qFormat/>
    <w:rsid w:val="005864E5"/>
    <w:pPr>
      <w:overflowPunct w:val="0"/>
      <w:autoSpaceDE w:val="0"/>
      <w:autoSpaceDN w:val="0"/>
      <w:adjustRightInd w:val="0"/>
      <w:spacing w:before="120" w:after="120"/>
      <w:textAlignment w:val="baseline"/>
    </w:pPr>
    <w:rPr>
      <w:rFonts w:ascii="Arial" w:hAnsi="Arial" w:eastAsia="Calibri" w:cs="Arial"/>
      <w:bCs/>
      <w:sz w:val="20"/>
      <w:szCs w:val="20"/>
      <w:lang w:val="en-ZA"/>
    </w:rPr>
  </w:style>
  <w:style w:type="character" w:styleId="Header2-NotTOCChar" w:customStyle="1">
    <w:name w:val="Header 2 - Not TOC Char"/>
    <w:basedOn w:val="DefaultParagraphFont"/>
    <w:link w:val="Header2-NotTOC"/>
    <w:rsid w:val="00CD09BA"/>
    <w:rPr>
      <w:rFonts w:ascii="Arial" w:hAnsi="Arial" w:eastAsia="Times New Roman" w:cs="Arial"/>
      <w:b/>
      <w:bCs/>
      <w:caps/>
      <w:color w:val="00B0F0"/>
      <w:sz w:val="24"/>
      <w:szCs w:val="24"/>
      <w:lang w:val="en-GB"/>
    </w:rPr>
  </w:style>
  <w:style w:type="paragraph" w:styleId="TFGTableText" w:customStyle="1">
    <w:name w:val="TFG Table Text"/>
    <w:link w:val="TFGTableTextChar"/>
    <w:qFormat/>
    <w:rsid w:val="005864E5"/>
    <w:pPr>
      <w:spacing w:before="120" w:after="120"/>
    </w:pPr>
    <w:rPr>
      <w:rFonts w:ascii="Arial" w:hAnsi="Arial" w:eastAsia="Calibri" w:cs="Arial"/>
      <w:sz w:val="20"/>
      <w:szCs w:val="20"/>
      <w:lang w:val="en-ZA"/>
    </w:rPr>
  </w:style>
  <w:style w:type="character" w:styleId="TabletitleChar" w:customStyle="1">
    <w:name w:val="Table title Char"/>
    <w:basedOn w:val="DefaultParagraphFont"/>
    <w:link w:val="Tabletitle"/>
    <w:rsid w:val="005864E5"/>
    <w:rPr>
      <w:rFonts w:ascii="Arial" w:hAnsi="Arial" w:eastAsia="Calibri" w:cs="Arial"/>
      <w:bCs/>
      <w:sz w:val="20"/>
      <w:szCs w:val="20"/>
      <w:lang w:val="en-ZA"/>
    </w:rPr>
  </w:style>
  <w:style w:type="paragraph" w:styleId="TFGBulletList" w:customStyle="1">
    <w:name w:val="TFG Bullet List"/>
    <w:link w:val="TFGBulletListChar"/>
    <w:qFormat/>
    <w:rsid w:val="005864E5"/>
    <w:pPr>
      <w:numPr>
        <w:numId w:val="10"/>
      </w:numPr>
      <w:spacing w:before="120" w:after="120"/>
      <w:ind w:left="1276" w:hanging="567"/>
      <w:contextualSpacing/>
    </w:pPr>
    <w:rPr>
      <w:rFonts w:ascii="Arial" w:hAnsi="Arial" w:eastAsia="Times New Roman" w:cs="Times New Roman"/>
      <w:sz w:val="20"/>
      <w:szCs w:val="24"/>
      <w:lang w:val="en-GB"/>
    </w:rPr>
  </w:style>
  <w:style w:type="character" w:styleId="TFGTableTextChar" w:customStyle="1">
    <w:name w:val="TFG Table Text Char"/>
    <w:basedOn w:val="DefaultParagraphFont"/>
    <w:link w:val="TFGTableText"/>
    <w:rsid w:val="005864E5"/>
    <w:rPr>
      <w:rFonts w:ascii="Arial" w:hAnsi="Arial" w:eastAsia="Calibri" w:cs="Arial"/>
      <w:sz w:val="20"/>
      <w:szCs w:val="20"/>
      <w:lang w:val="en-ZA"/>
    </w:rPr>
  </w:style>
  <w:style w:type="paragraph" w:styleId="TFGNormalnumbering" w:customStyle="1">
    <w:name w:val="TFG Normal numbering"/>
    <w:link w:val="TFGNormalnumberingChar"/>
    <w:qFormat/>
    <w:rsid w:val="005864E5"/>
    <w:pPr>
      <w:numPr>
        <w:numId w:val="11"/>
      </w:numPr>
      <w:spacing w:after="0"/>
      <w:ind w:left="1163" w:hanging="454"/>
    </w:pPr>
    <w:rPr>
      <w:rFonts w:ascii="Arial" w:hAnsi="Arial" w:eastAsia="Times New Roman" w:cs="Times New Roman"/>
      <w:sz w:val="20"/>
      <w:szCs w:val="24"/>
      <w:lang w:val="en-GB"/>
    </w:rPr>
  </w:style>
  <w:style w:type="character" w:styleId="TFGBulletListChar" w:customStyle="1">
    <w:name w:val="TFG Bullet List Char"/>
    <w:basedOn w:val="DefaultParagraphFont"/>
    <w:link w:val="TFGBulletList"/>
    <w:rsid w:val="005864E5"/>
    <w:rPr>
      <w:rFonts w:ascii="Arial" w:hAnsi="Arial" w:eastAsia="Times New Roman" w:cs="Times New Roman"/>
      <w:sz w:val="20"/>
      <w:szCs w:val="24"/>
      <w:lang w:val="en-GB"/>
    </w:rPr>
  </w:style>
  <w:style w:type="paragraph" w:styleId="Tablebullets" w:customStyle="1">
    <w:name w:val="Table_bullets"/>
    <w:link w:val="TablebulletsChar"/>
    <w:qFormat/>
    <w:rsid w:val="005864E5"/>
    <w:pPr>
      <w:numPr>
        <w:numId w:val="8"/>
      </w:numPr>
      <w:spacing w:before="120" w:after="120"/>
      <w:contextualSpacing/>
    </w:pPr>
    <w:rPr>
      <w:rFonts w:ascii="Arial" w:hAnsi="Arial" w:eastAsia="Calibri" w:cs="Calibri"/>
      <w:sz w:val="20"/>
      <w:szCs w:val="20"/>
      <w:lang w:val="en-ZA"/>
    </w:rPr>
  </w:style>
  <w:style w:type="character" w:styleId="TFGNormalnumberingChar" w:customStyle="1">
    <w:name w:val="TFG Normal numbering Char"/>
    <w:basedOn w:val="DefaultParagraphFont"/>
    <w:link w:val="TFGNormalnumbering"/>
    <w:rsid w:val="005864E5"/>
    <w:rPr>
      <w:rFonts w:ascii="Arial" w:hAnsi="Arial" w:eastAsia="Times New Roman" w:cs="Times New Roman"/>
      <w:sz w:val="20"/>
      <w:szCs w:val="24"/>
      <w:lang w:val="en-GB"/>
    </w:rPr>
  </w:style>
  <w:style w:type="paragraph" w:styleId="Redtext" w:customStyle="1">
    <w:name w:val="Red text"/>
    <w:link w:val="RedtextChar"/>
    <w:qFormat/>
    <w:rsid w:val="005864E5"/>
    <w:pPr>
      <w:spacing w:before="120" w:after="120"/>
    </w:pPr>
    <w:rPr>
      <w:rFonts w:ascii="Arial" w:hAnsi="Arial" w:eastAsia="Times New Roman" w:cs="Times New Roman"/>
      <w:color w:val="FF0000"/>
      <w:sz w:val="20"/>
      <w:szCs w:val="24"/>
      <w:lang w:val="en-ZA"/>
    </w:rPr>
  </w:style>
  <w:style w:type="character" w:styleId="TablebulletsChar" w:customStyle="1">
    <w:name w:val="Table_bullets Char"/>
    <w:basedOn w:val="DefaultParagraphFont"/>
    <w:link w:val="Tablebullets"/>
    <w:rsid w:val="005864E5"/>
    <w:rPr>
      <w:rFonts w:ascii="Arial" w:hAnsi="Arial" w:eastAsia="Calibri" w:cs="Calibri"/>
      <w:sz w:val="20"/>
      <w:szCs w:val="20"/>
      <w:lang w:val="en-ZA"/>
    </w:rPr>
  </w:style>
  <w:style w:type="paragraph" w:styleId="TFGTableBold" w:customStyle="1">
    <w:name w:val="TFG Table Bold"/>
    <w:link w:val="TFGTableBoldChar"/>
    <w:qFormat/>
    <w:rsid w:val="005864E5"/>
    <w:pPr>
      <w:framePr w:hSpace="180" w:wrap="around" w:hAnchor="margin" w:vAnchor="text" w:y="105"/>
      <w:spacing w:before="120" w:after="120"/>
    </w:pPr>
    <w:rPr>
      <w:rFonts w:ascii="Arial" w:hAnsi="Arial" w:eastAsia="Calibri" w:cs="Arial"/>
      <w:b/>
      <w:sz w:val="20"/>
      <w:szCs w:val="24"/>
      <w:lang w:val="en-ZA"/>
    </w:rPr>
  </w:style>
  <w:style w:type="character" w:styleId="RedtextChar" w:customStyle="1">
    <w:name w:val="Red text Char"/>
    <w:basedOn w:val="DefaultParagraphFont"/>
    <w:link w:val="Redtext"/>
    <w:rsid w:val="005864E5"/>
    <w:rPr>
      <w:rFonts w:ascii="Arial" w:hAnsi="Arial" w:eastAsia="Times New Roman" w:cs="Times New Roman"/>
      <w:color w:val="FF0000"/>
      <w:sz w:val="20"/>
      <w:szCs w:val="24"/>
      <w:lang w:val="en-ZA"/>
    </w:rPr>
  </w:style>
  <w:style w:type="paragraph" w:styleId="TFGTableNumbers" w:customStyle="1">
    <w:name w:val="TFG Table Numbers"/>
    <w:link w:val="TFGTableNumbersChar"/>
    <w:qFormat/>
    <w:rsid w:val="005864E5"/>
    <w:pPr>
      <w:spacing w:before="120" w:after="120"/>
    </w:pPr>
    <w:rPr>
      <w:rFonts w:ascii="Arial" w:hAnsi="Arial" w:eastAsia="Times New Roman" w:cs="Arial"/>
      <w:bCs/>
      <w:sz w:val="20"/>
      <w:szCs w:val="24"/>
      <w:lang w:val="en-US"/>
    </w:rPr>
  </w:style>
  <w:style w:type="character" w:styleId="TFGTableBoldChar" w:customStyle="1">
    <w:name w:val="TFG Table Bold Char"/>
    <w:basedOn w:val="DefaultParagraphFont"/>
    <w:link w:val="TFGTableBold"/>
    <w:rsid w:val="005864E5"/>
    <w:rPr>
      <w:rFonts w:ascii="Arial" w:hAnsi="Arial" w:eastAsia="Calibri" w:cs="Arial"/>
      <w:b/>
      <w:sz w:val="20"/>
      <w:szCs w:val="24"/>
      <w:lang w:val="en-ZA"/>
    </w:rPr>
  </w:style>
  <w:style w:type="character" w:styleId="IntenseEmphasis">
    <w:name w:val="Intense Emphasis"/>
    <w:basedOn w:val="DefaultParagraphFont"/>
    <w:uiPriority w:val="21"/>
    <w:qFormat/>
    <w:rsid w:val="005864E5"/>
    <w:rPr>
      <w:i/>
      <w:iCs/>
      <w:color w:val="4472C4" w:themeColor="accent1"/>
    </w:rPr>
  </w:style>
  <w:style w:type="character" w:styleId="TFGTableNumbersChar" w:customStyle="1">
    <w:name w:val="TFG Table Numbers Char"/>
    <w:basedOn w:val="DefaultParagraphFont"/>
    <w:link w:val="TFGTableNumbers"/>
    <w:rsid w:val="005864E5"/>
    <w:rPr>
      <w:rFonts w:ascii="Arial" w:hAnsi="Arial" w:eastAsia="Times New Roman" w:cs="Arial"/>
      <w:bCs/>
      <w:sz w:val="20"/>
      <w:szCs w:val="24"/>
      <w:lang w:val="en-US"/>
    </w:rPr>
  </w:style>
  <w:style w:type="paragraph" w:styleId="TFGTOCHeading" w:customStyle="1">
    <w:name w:val="TFG_TOC_Heading"/>
    <w:link w:val="TFGTOCHeadingChar"/>
    <w:qFormat/>
    <w:rsid w:val="005864E5"/>
    <w:rPr>
      <w:rFonts w:ascii="Arial" w:hAnsi="Arial" w:eastAsiaTheme="majorEastAsia" w:cstheme="majorBidi"/>
      <w:b/>
      <w:color w:val="663366"/>
      <w:sz w:val="28"/>
      <w:szCs w:val="32"/>
      <w:lang w:val="en-ZA"/>
    </w:rPr>
  </w:style>
  <w:style w:type="paragraph" w:styleId="TFGTable-Textcentred" w:customStyle="1">
    <w:name w:val="TFG Table - Text centred"/>
    <w:link w:val="TFGTable-TextcentredChar"/>
    <w:qFormat/>
    <w:rsid w:val="005864E5"/>
    <w:pPr>
      <w:spacing w:before="120" w:after="120"/>
      <w:jc w:val="center"/>
    </w:pPr>
    <w:rPr>
      <w:rFonts w:ascii="Arial" w:hAnsi="Arial" w:eastAsia="Times New Roman" w:cs="Arial"/>
      <w:sz w:val="20"/>
      <w:szCs w:val="20"/>
      <w:lang w:val="en-ZA"/>
    </w:rPr>
  </w:style>
  <w:style w:type="character" w:styleId="TFGTOCHeadingChar" w:customStyle="1">
    <w:name w:val="TFG_TOC_Heading Char"/>
    <w:basedOn w:val="DefaultParagraphFont"/>
    <w:link w:val="TFGTOCHeading"/>
    <w:rsid w:val="005864E5"/>
    <w:rPr>
      <w:rFonts w:ascii="Arial" w:hAnsi="Arial" w:eastAsiaTheme="majorEastAsia" w:cstheme="majorBidi"/>
      <w:b/>
      <w:color w:val="663366"/>
      <w:sz w:val="28"/>
      <w:szCs w:val="32"/>
      <w:lang w:val="en-ZA"/>
    </w:rPr>
  </w:style>
  <w:style w:type="paragraph" w:styleId="TableNumberedlist" w:customStyle="1">
    <w:name w:val="Table_Numbered list"/>
    <w:link w:val="TableNumberedlistChar"/>
    <w:qFormat/>
    <w:rsid w:val="005864E5"/>
    <w:pPr>
      <w:numPr>
        <w:numId w:val="9"/>
      </w:numPr>
      <w:spacing w:after="0"/>
      <w:ind w:left="357" w:hanging="357"/>
    </w:pPr>
    <w:rPr>
      <w:rFonts w:ascii="Arial" w:hAnsi="Arial" w:eastAsia="Times New Roman" w:cs="Arial"/>
      <w:sz w:val="20"/>
      <w:szCs w:val="20"/>
      <w:lang w:val="en-ZA"/>
    </w:rPr>
  </w:style>
  <w:style w:type="character" w:styleId="TFGTable-TextcentredChar" w:customStyle="1">
    <w:name w:val="TFG Table - Text centred Char"/>
    <w:basedOn w:val="DefaultParagraphFont"/>
    <w:link w:val="TFGTable-Textcentred"/>
    <w:rsid w:val="005864E5"/>
    <w:rPr>
      <w:rFonts w:ascii="Arial" w:hAnsi="Arial" w:eastAsia="Times New Roman" w:cs="Arial"/>
      <w:sz w:val="20"/>
      <w:szCs w:val="20"/>
      <w:lang w:val="en-ZA"/>
    </w:rPr>
  </w:style>
  <w:style w:type="character" w:styleId="TableNumberedlistChar" w:customStyle="1">
    <w:name w:val="Table_Numbered list Char"/>
    <w:basedOn w:val="DefaultParagraphFont"/>
    <w:link w:val="TableNumberedlist"/>
    <w:rsid w:val="005864E5"/>
    <w:rPr>
      <w:rFonts w:ascii="Arial" w:hAnsi="Arial" w:eastAsia="Times New Roman" w:cs="Arial"/>
      <w:sz w:val="20"/>
      <w:szCs w:val="20"/>
      <w:lang w:val="en-ZA"/>
    </w:rPr>
  </w:style>
  <w:style w:type="paragraph" w:styleId="ListRoman" w:customStyle="1">
    <w:name w:val="List Roman"/>
    <w:basedOn w:val="BodyText"/>
    <w:qFormat/>
    <w:rsid w:val="005864E5"/>
    <w:pPr>
      <w:numPr>
        <w:numId w:val="13"/>
      </w:numPr>
      <w:spacing w:before="0"/>
      <w:jc w:val="left"/>
    </w:pPr>
    <w:rPr>
      <w:rFonts w:asciiTheme="minorHAnsi" w:hAnsiTheme="minorHAnsi" w:eastAsiaTheme="minorHAnsi" w:cstheme="minorBidi"/>
      <w:szCs w:val="20"/>
    </w:rPr>
  </w:style>
  <w:style w:type="paragraph" w:styleId="ListRoman2" w:customStyle="1">
    <w:name w:val="List Roman 2"/>
    <w:basedOn w:val="ListRoman"/>
    <w:qFormat/>
    <w:rsid w:val="005864E5"/>
    <w:pPr>
      <w:numPr>
        <w:ilvl w:val="1"/>
      </w:numPr>
      <w:tabs>
        <w:tab w:val="left" w:pos="792"/>
      </w:tabs>
    </w:pPr>
  </w:style>
  <w:style w:type="paragraph" w:styleId="ListRoman3" w:customStyle="1">
    <w:name w:val="List Roman 3"/>
    <w:basedOn w:val="ListRoman2"/>
    <w:qFormat/>
    <w:rsid w:val="005864E5"/>
    <w:pPr>
      <w:numPr>
        <w:ilvl w:val="2"/>
      </w:numPr>
      <w:tabs>
        <w:tab w:val="clear" w:pos="792"/>
        <w:tab w:val="left" w:pos="1195"/>
      </w:tabs>
    </w:pPr>
  </w:style>
  <w:style w:type="paragraph" w:styleId="ListRoman4" w:customStyle="1">
    <w:name w:val="List Roman 4"/>
    <w:basedOn w:val="ListRoman3"/>
    <w:qFormat/>
    <w:rsid w:val="005864E5"/>
    <w:pPr>
      <w:numPr>
        <w:ilvl w:val="3"/>
      </w:numPr>
      <w:tabs>
        <w:tab w:val="clear" w:pos="1195"/>
        <w:tab w:val="left" w:pos="1584"/>
      </w:tabs>
    </w:pPr>
  </w:style>
  <w:style w:type="paragraph" w:styleId="ListRoman5" w:customStyle="1">
    <w:name w:val="List Roman 5"/>
    <w:basedOn w:val="ListRoman4"/>
    <w:rsid w:val="005864E5"/>
    <w:pPr>
      <w:numPr>
        <w:ilvl w:val="4"/>
      </w:numPr>
      <w:tabs>
        <w:tab w:val="clear" w:pos="1584"/>
        <w:tab w:val="left" w:pos="1987"/>
      </w:tabs>
    </w:pPr>
  </w:style>
  <w:style w:type="paragraph" w:styleId="PlainText">
    <w:name w:val="Plain Text"/>
    <w:basedOn w:val="Normal"/>
    <w:link w:val="PlainTextChar"/>
    <w:uiPriority w:val="99"/>
    <w:unhideWhenUsed/>
    <w:rsid w:val="005864E5"/>
    <w:rPr>
      <w:rFonts w:ascii="Consolas" w:hAnsi="Consolas" w:cs="Consolas" w:eastAsiaTheme="minorHAnsi"/>
      <w:sz w:val="21"/>
      <w:szCs w:val="21"/>
      <w:lang w:val="en-GB" w:eastAsia="en-US"/>
    </w:rPr>
  </w:style>
  <w:style w:type="character" w:styleId="PlainTextChar" w:customStyle="1">
    <w:name w:val="Plain Text Char"/>
    <w:basedOn w:val="DefaultParagraphFont"/>
    <w:link w:val="PlainText"/>
    <w:uiPriority w:val="99"/>
    <w:rsid w:val="005864E5"/>
    <w:rPr>
      <w:rFonts w:ascii="Consolas" w:hAnsi="Consolas" w:cs="Consolas"/>
      <w:sz w:val="21"/>
      <w:szCs w:val="21"/>
      <w:lang w:val="en-GB"/>
    </w:rPr>
  </w:style>
  <w:style w:type="character" w:styleId="dtopenlink" w:customStyle="1">
    <w:name w:val="dt_open_link"/>
    <w:basedOn w:val="DefaultParagraphFont"/>
    <w:rsid w:val="005864E5"/>
  </w:style>
  <w:style w:type="paragraph" w:styleId="msonormal0" w:customStyle="1">
    <w:name w:val="msonormal"/>
    <w:basedOn w:val="Normal"/>
    <w:rsid w:val="005864E5"/>
    <w:pPr>
      <w:spacing w:before="100" w:beforeAutospacing="1" w:after="100" w:afterAutospacing="1"/>
    </w:pPr>
    <w:rPr>
      <w:lang w:val="en-GB"/>
    </w:rPr>
  </w:style>
  <w:style w:type="paragraph" w:styleId="xl65" w:customStyle="1">
    <w:name w:val="xl65"/>
    <w:basedOn w:val="Normal"/>
    <w:rsid w:val="005864E5"/>
    <w:pPr>
      <w:pBdr>
        <w:top w:val="single" w:color="auto" w:sz="4" w:space="0"/>
        <w:left w:val="single" w:color="auto" w:sz="4" w:space="0"/>
        <w:bottom w:val="single" w:color="auto" w:sz="4" w:space="0"/>
        <w:right w:val="single" w:color="auto" w:sz="4" w:space="0"/>
      </w:pBdr>
      <w:shd w:val="clear" w:color="000000" w:fill="F2F2F2"/>
      <w:spacing w:before="100" w:beforeAutospacing="1" w:after="100" w:afterAutospacing="1"/>
      <w:jc w:val="center"/>
      <w:textAlignment w:val="center"/>
    </w:pPr>
    <w:rPr>
      <w:rFonts w:ascii="Nunito-Light" w:hAnsi="Nunito-Light"/>
      <w:b/>
      <w:bCs/>
      <w:color w:val="2F75B5"/>
      <w:sz w:val="16"/>
      <w:szCs w:val="16"/>
      <w:lang w:val="en-GB"/>
    </w:rPr>
  </w:style>
  <w:style w:type="paragraph" w:styleId="xl66" w:customStyle="1">
    <w:name w:val="xl66"/>
    <w:basedOn w:val="Normal"/>
    <w:rsid w:val="005864E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Nunito-Light" w:hAnsi="Nunito-Light"/>
      <w:b/>
      <w:bCs/>
      <w:color w:val="2F75B5"/>
      <w:sz w:val="16"/>
      <w:szCs w:val="16"/>
      <w:lang w:val="en-GB"/>
    </w:rPr>
  </w:style>
  <w:style w:type="paragraph" w:styleId="xl67" w:customStyle="1">
    <w:name w:val="xl67"/>
    <w:basedOn w:val="Normal"/>
    <w:rsid w:val="005864E5"/>
    <w:pPr>
      <w:spacing w:before="100" w:beforeAutospacing="1" w:after="100" w:afterAutospacing="1"/>
      <w:jc w:val="center"/>
      <w:textAlignment w:val="center"/>
    </w:pPr>
    <w:rPr>
      <w:rFonts w:ascii="Nunito-Light" w:hAnsi="Nunito-Light"/>
      <w:b/>
      <w:bCs/>
      <w:color w:val="2F75B5"/>
      <w:sz w:val="16"/>
      <w:szCs w:val="16"/>
      <w:lang w:val="en-GB"/>
    </w:rPr>
  </w:style>
  <w:style w:type="paragraph" w:styleId="xl68" w:customStyle="1">
    <w:name w:val="xl68"/>
    <w:basedOn w:val="Normal"/>
    <w:rsid w:val="005864E5"/>
    <w:pPr>
      <w:spacing w:before="100" w:beforeAutospacing="1" w:after="100" w:afterAutospacing="1"/>
    </w:pPr>
    <w:rPr>
      <w:sz w:val="16"/>
      <w:szCs w:val="16"/>
      <w:lang w:val="en-GB"/>
    </w:rPr>
  </w:style>
  <w:style w:type="paragraph" w:styleId="xl69" w:customStyle="1">
    <w:name w:val="xl69"/>
    <w:basedOn w:val="Normal"/>
    <w:rsid w:val="005864E5"/>
    <w:pPr>
      <w:spacing w:before="100" w:beforeAutospacing="1" w:after="100" w:afterAutospacing="1"/>
    </w:pPr>
    <w:rPr>
      <w:sz w:val="16"/>
      <w:szCs w:val="16"/>
      <w:lang w:val="en-GB"/>
    </w:rPr>
  </w:style>
  <w:style w:type="paragraph" w:styleId="xl70" w:customStyle="1">
    <w:name w:val="xl70"/>
    <w:basedOn w:val="Normal"/>
    <w:rsid w:val="005864E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16"/>
      <w:szCs w:val="16"/>
      <w:lang w:val="en-GB"/>
    </w:rPr>
  </w:style>
  <w:style w:type="paragraph" w:styleId="xl71" w:customStyle="1">
    <w:name w:val="xl71"/>
    <w:basedOn w:val="Normal"/>
    <w:rsid w:val="005864E5"/>
    <w:pPr>
      <w:shd w:val="clear" w:color="000000" w:fill="F2F2F2"/>
      <w:spacing w:before="100" w:beforeAutospacing="1" w:after="100" w:afterAutospacing="1"/>
    </w:pPr>
    <w:rPr>
      <w:rFonts w:ascii="Nunito-Light" w:hAnsi="Nunito-Light"/>
      <w:b/>
      <w:bCs/>
      <w:sz w:val="16"/>
      <w:szCs w:val="16"/>
      <w:lang w:val="en-GB"/>
    </w:rPr>
  </w:style>
  <w:style w:type="paragraph" w:styleId="xl72" w:customStyle="1">
    <w:name w:val="xl72"/>
    <w:basedOn w:val="Normal"/>
    <w:rsid w:val="005864E5"/>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center"/>
      <w:textAlignment w:val="center"/>
    </w:pPr>
    <w:rPr>
      <w:sz w:val="16"/>
      <w:szCs w:val="16"/>
      <w:lang w:val="en-GB"/>
    </w:rPr>
  </w:style>
  <w:style w:type="paragraph" w:styleId="xl73" w:customStyle="1">
    <w:name w:val="xl73"/>
    <w:basedOn w:val="Normal"/>
    <w:rsid w:val="005864E5"/>
    <w:pPr>
      <w:spacing w:before="100" w:beforeAutospacing="1" w:after="100" w:afterAutospacing="1"/>
      <w:jc w:val="center"/>
      <w:textAlignment w:val="center"/>
    </w:pPr>
    <w:rPr>
      <w:sz w:val="16"/>
      <w:szCs w:val="16"/>
      <w:lang w:val="en-GB"/>
    </w:rPr>
  </w:style>
  <w:style w:type="paragraph" w:styleId="Revision">
    <w:name w:val="Revision"/>
    <w:hidden/>
    <w:uiPriority w:val="99"/>
    <w:semiHidden/>
    <w:rsid w:val="00B67326"/>
    <w:pPr>
      <w:spacing w:after="0"/>
    </w:pPr>
    <w:rPr>
      <w:rFonts w:ascii="Arial" w:hAnsi="Arial" w:eastAsia="Times New Roman" w:cs="Times New Roman"/>
      <w:sz w:val="20"/>
      <w:szCs w:val="24"/>
      <w:lang w:val="en-ZA"/>
    </w:rPr>
  </w:style>
  <w:style w:type="paragraph" w:styleId="NormalWeb">
    <w:name w:val="Normal (Web)"/>
    <w:basedOn w:val="Normal"/>
    <w:uiPriority w:val="99"/>
    <w:semiHidden/>
    <w:unhideWhenUsed/>
    <w:rsid w:val="00740A3D"/>
    <w:pPr>
      <w:spacing w:before="100" w:beforeAutospacing="1" w:after="100" w:afterAutospacing="1"/>
    </w:pPr>
    <w:rPr>
      <w:lang w:eastAsia="en-IN"/>
    </w:rPr>
  </w:style>
  <w:style w:type="character" w:styleId="Mention1" w:customStyle="1">
    <w:name w:val="Mention1"/>
    <w:basedOn w:val="DefaultParagraphFont"/>
    <w:uiPriority w:val="99"/>
    <w:unhideWhenUsed/>
    <w:rsid w:val="00D05D85"/>
    <w:rPr>
      <w:color w:val="2B579A"/>
      <w:shd w:val="clear" w:color="auto" w:fill="E6E6E6"/>
    </w:rPr>
  </w:style>
  <w:style w:type="table" w:styleId="TableGridLight2" w:customStyle="1">
    <w:name w:val="Table Grid Light2"/>
    <w:basedOn w:val="TableNormal"/>
    <w:uiPriority w:val="40"/>
    <w:rsid w:val="00AC39BD"/>
    <w:pPr>
      <w:spacing w:after="0"/>
    </w:pPr>
    <w:rPr>
      <w:lang w:val="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1" w:customStyle="1">
    <w:name w:val="Unresolved Mention1"/>
    <w:basedOn w:val="DefaultParagraphFont"/>
    <w:uiPriority w:val="99"/>
    <w:semiHidden/>
    <w:unhideWhenUsed/>
    <w:rsid w:val="0017146C"/>
    <w:rPr>
      <w:color w:val="605E5C"/>
      <w:shd w:val="clear" w:color="auto" w:fill="E1DFDD"/>
    </w:rPr>
  </w:style>
  <w:style w:type="paragraph" w:styleId="TableParagraph" w:customStyle="1">
    <w:name w:val="Table Paragraph"/>
    <w:basedOn w:val="Normal"/>
    <w:uiPriority w:val="1"/>
    <w:qFormat/>
    <w:rsid w:val="00E50045"/>
    <w:pPr>
      <w:widowControl w:val="0"/>
      <w:autoSpaceDE w:val="0"/>
      <w:autoSpaceDN w:val="0"/>
    </w:pPr>
    <w:rPr>
      <w:rFonts w:ascii="Calibri" w:hAnsi="Calibri" w:eastAsia="Calibri" w:cs="Calibri"/>
      <w:sz w:val="22"/>
      <w:szCs w:val="22"/>
      <w:lang w:val="en-US" w:eastAsia="en-US"/>
    </w:rPr>
  </w:style>
  <w:style w:type="paragraph" w:styleId="paragraph" w:customStyle="1">
    <w:name w:val="paragraph"/>
    <w:basedOn w:val="Normal"/>
    <w:rsid w:val="00B836B4"/>
    <w:pPr>
      <w:spacing w:before="100" w:beforeAutospacing="1" w:after="100" w:afterAutospacing="1"/>
    </w:pPr>
    <w:rPr>
      <w:lang w:eastAsia="en-IN"/>
    </w:rPr>
  </w:style>
  <w:style w:type="character" w:styleId="normaltextrun" w:customStyle="1">
    <w:name w:val="normaltextrun"/>
    <w:basedOn w:val="DefaultParagraphFont"/>
    <w:rsid w:val="00B836B4"/>
  </w:style>
  <w:style w:type="character" w:styleId="spellingerror" w:customStyle="1">
    <w:name w:val="spellingerror"/>
    <w:basedOn w:val="DefaultParagraphFont"/>
    <w:rsid w:val="00B836B4"/>
  </w:style>
  <w:style w:type="character" w:styleId="scxp1669571" w:customStyle="1">
    <w:name w:val="scxp1669571"/>
    <w:basedOn w:val="DefaultParagraphFont"/>
    <w:rsid w:val="00B836B4"/>
  </w:style>
  <w:style w:type="character" w:styleId="eop" w:customStyle="1">
    <w:name w:val="eop"/>
    <w:basedOn w:val="DefaultParagraphFont"/>
    <w:rsid w:val="00B836B4"/>
  </w:style>
  <w:style w:type="paragraph" w:styleId="pf0" w:customStyle="1">
    <w:name w:val="pf0"/>
    <w:basedOn w:val="Normal"/>
    <w:rsid w:val="00282643"/>
    <w:pPr>
      <w:spacing w:before="100" w:beforeAutospacing="1" w:after="100" w:afterAutospacing="1"/>
      <w:ind w:left="840"/>
    </w:pPr>
    <w:rPr>
      <w:lang w:eastAsia="en-IN"/>
    </w:rPr>
  </w:style>
  <w:style w:type="character" w:styleId="cf01" w:customStyle="1">
    <w:name w:val="cf01"/>
    <w:basedOn w:val="DefaultParagraphFont"/>
    <w:rsid w:val="00282643"/>
    <w:rPr>
      <w:rFonts w:hint="default" w:ascii="Segoe UI" w:hAnsi="Segoe UI" w:cs="Segoe UI"/>
      <w:sz w:val="18"/>
      <w:szCs w:val="18"/>
    </w:rPr>
  </w:style>
  <w:style w:type="character" w:styleId="segment-meta" w:customStyle="1">
    <w:name w:val="segment-meta"/>
    <w:basedOn w:val="DefaultParagraphFont"/>
    <w:rsid w:val="00B053FC"/>
  </w:style>
  <w:style w:type="paragraph" w:styleId="TOCHeading">
    <w:name w:val="TOC Heading"/>
    <w:basedOn w:val="Heading1"/>
    <w:next w:val="Normal"/>
    <w:uiPriority w:val="39"/>
    <w:unhideWhenUsed/>
    <w:qFormat/>
    <w:rsid w:val="005A272E"/>
    <w:pPr>
      <w:keepLines/>
      <w:pageBreakBefore w:val="0"/>
      <w:framePr w:wrap="notBeside"/>
      <w:numPr>
        <w:numId w:val="0"/>
      </w:numPr>
      <w:spacing w:after="0"/>
      <w:outlineLvl w:val="9"/>
    </w:pPr>
    <w:rPr>
      <w:rFonts w:asciiTheme="majorHAnsi" w:hAnsiTheme="majorHAnsi" w:cstheme="majorBidi"/>
      <w:b w:val="0"/>
      <w:bCs w:val="0"/>
      <w:caps w:val="0"/>
      <w:color w:val="2F5496" w:themeColor="accent1" w:themeShade="BF"/>
      <w:sz w:val="32"/>
      <w:szCs w:val="32"/>
      <w:lang w:val="en-US"/>
    </w:rPr>
  </w:style>
  <w:style w:type="paragraph" w:styleId="FirstParagraph" w:customStyle="1">
    <w:name w:val="First Paragraph"/>
    <w:basedOn w:val="BodyText"/>
    <w:next w:val="BodyText"/>
    <w:qFormat/>
    <w:rsid w:val="00AB22C5"/>
    <w:pPr>
      <w:spacing w:before="180" w:after="180"/>
      <w:jc w:val="left"/>
    </w:pPr>
    <w:rPr>
      <w:rFonts w:asciiTheme="minorHAnsi" w:hAnsiTheme="minorHAnsi" w:eastAsiaTheme="minorHAnsi" w:cstheme="minorBidi"/>
      <w:sz w:val="24"/>
    </w:rPr>
  </w:style>
  <w:style w:type="paragraph" w:styleId="Compact" w:customStyle="1">
    <w:name w:val="Compact"/>
    <w:basedOn w:val="BodyText"/>
    <w:qFormat/>
    <w:rsid w:val="00AB22C5"/>
    <w:pPr>
      <w:spacing w:before="36" w:after="36"/>
      <w:jc w:val="left"/>
    </w:pPr>
    <w:rPr>
      <w:rFonts w:asciiTheme="minorHAnsi" w:hAnsiTheme="minorHAnsi" w:eastAsiaTheme="minorHAnsi" w:cstheme="minorBidi"/>
      <w:sz w:val="24"/>
    </w:rPr>
  </w:style>
  <w:style w:type="paragraph" w:styleId="EmphasisText" w:customStyle="1">
    <w:name w:val="Emphasis Text"/>
    <w:basedOn w:val="Normal"/>
    <w:link w:val="EmphasisTextChar"/>
    <w:qFormat/>
    <w:rsid w:val="00AB22C5"/>
    <w:pPr>
      <w:spacing w:line="276" w:lineRule="auto"/>
    </w:pPr>
    <w:rPr>
      <w:rFonts w:asciiTheme="minorHAnsi" w:hAnsiTheme="minorHAnsi" w:eastAsiaTheme="minorEastAsia" w:cstheme="minorBidi"/>
      <w:b/>
      <w:color w:val="44546A" w:themeColor="text2"/>
      <w:sz w:val="28"/>
      <w:szCs w:val="22"/>
      <w:lang w:val="en-US" w:eastAsia="en-US"/>
    </w:rPr>
  </w:style>
  <w:style w:type="character" w:styleId="EmphasisTextChar" w:customStyle="1">
    <w:name w:val="Emphasis Text Char"/>
    <w:basedOn w:val="DefaultParagraphFont"/>
    <w:link w:val="EmphasisText"/>
    <w:rsid w:val="00AB22C5"/>
    <w:rPr>
      <w:rFonts w:eastAsiaTheme="minorEastAsia"/>
      <w:b/>
      <w:color w:val="44546A" w:themeColor="text2"/>
      <w:sz w:val="28"/>
      <w:lang w:val="en-US"/>
    </w:rPr>
  </w:style>
  <w:style w:type="character" w:styleId="PlaceholderText">
    <w:name w:val="Placeholder Text"/>
    <w:basedOn w:val="DefaultParagraphFont"/>
    <w:uiPriority w:val="99"/>
    <w:semiHidden/>
    <w:rsid w:val="005D7B28"/>
    <w:rPr>
      <w:color w:val="666666"/>
    </w:rPr>
  </w:style>
  <w:style w:type="paragraph" w:styleId="Content" w:customStyle="1">
    <w:name w:val="Content"/>
    <w:basedOn w:val="Normal"/>
    <w:link w:val="ContentChar"/>
    <w:qFormat/>
    <w:rsid w:val="009F7989"/>
    <w:pPr>
      <w:spacing w:line="276" w:lineRule="auto"/>
    </w:pPr>
    <w:rPr>
      <w:rFonts w:asciiTheme="minorHAnsi" w:hAnsiTheme="minorHAnsi" w:eastAsiaTheme="minorEastAsia" w:cstheme="minorBidi"/>
      <w:color w:val="44546A" w:themeColor="text2"/>
      <w:sz w:val="28"/>
      <w:szCs w:val="22"/>
      <w:lang w:val="en-US" w:eastAsia="en-US"/>
    </w:rPr>
  </w:style>
  <w:style w:type="character" w:styleId="ContentChar" w:customStyle="1">
    <w:name w:val="Content Char"/>
    <w:basedOn w:val="DefaultParagraphFont"/>
    <w:link w:val="Content"/>
    <w:rsid w:val="009F7989"/>
    <w:rPr>
      <w:rFonts w:eastAsiaTheme="minorEastAsia"/>
      <w:color w:val="44546A" w:themeColor="text2"/>
      <w:sz w:val="28"/>
      <w:lang w:val="en-US"/>
    </w:rPr>
  </w:style>
  <w:style w:type="character" w:styleId="EstiloCuerpo" w:customStyle="1">
    <w:name w:val="Estilo +Cuerpo"/>
    <w:basedOn w:val="DefaultParagraphFont"/>
    <w:rsid w:val="009F7989"/>
    <w:rPr>
      <w:rFonts w:asciiTheme="minorHAnsi" w:hAnsiTheme="minorHAnsi"/>
      <w:sz w:val="24"/>
    </w:rPr>
  </w:style>
  <w:style w:type="character" w:styleId="EstiloCuerpoNegrita" w:customStyle="1">
    <w:name w:val="Estilo +Cuerpo Negrita"/>
    <w:basedOn w:val="DefaultParagraphFont"/>
    <w:rsid w:val="009F7989"/>
    <w:rPr>
      <w:rFonts w:asciiTheme="minorHAnsi" w:hAnsiTheme="minorHAnsi"/>
      <w:b/>
      <w:bCs/>
      <w:sz w:val="24"/>
    </w:rPr>
  </w:style>
  <w:style w:type="character" w:styleId="wacimagecontainer" w:customStyle="1">
    <w:name w:val="wacimagecontainer"/>
    <w:basedOn w:val="DefaultParagraphFont"/>
    <w:rsid w:val="0023446A"/>
  </w:style>
  <w:style w:type="character" w:styleId="tabchar" w:customStyle="1">
    <w:name w:val="tabchar"/>
    <w:basedOn w:val="DefaultParagraphFont"/>
    <w:rsid w:val="00234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8189">
      <w:bodyDiv w:val="1"/>
      <w:marLeft w:val="0"/>
      <w:marRight w:val="0"/>
      <w:marTop w:val="0"/>
      <w:marBottom w:val="0"/>
      <w:divBdr>
        <w:top w:val="none" w:sz="0" w:space="0" w:color="auto"/>
        <w:left w:val="none" w:sz="0" w:space="0" w:color="auto"/>
        <w:bottom w:val="none" w:sz="0" w:space="0" w:color="auto"/>
        <w:right w:val="none" w:sz="0" w:space="0" w:color="auto"/>
      </w:divBdr>
    </w:div>
    <w:div w:id="75789554">
      <w:bodyDiv w:val="1"/>
      <w:marLeft w:val="0"/>
      <w:marRight w:val="0"/>
      <w:marTop w:val="0"/>
      <w:marBottom w:val="0"/>
      <w:divBdr>
        <w:top w:val="none" w:sz="0" w:space="0" w:color="auto"/>
        <w:left w:val="none" w:sz="0" w:space="0" w:color="auto"/>
        <w:bottom w:val="none" w:sz="0" w:space="0" w:color="auto"/>
        <w:right w:val="none" w:sz="0" w:space="0" w:color="auto"/>
      </w:divBdr>
    </w:div>
    <w:div w:id="89206525">
      <w:bodyDiv w:val="1"/>
      <w:marLeft w:val="0"/>
      <w:marRight w:val="0"/>
      <w:marTop w:val="0"/>
      <w:marBottom w:val="0"/>
      <w:divBdr>
        <w:top w:val="none" w:sz="0" w:space="0" w:color="auto"/>
        <w:left w:val="none" w:sz="0" w:space="0" w:color="auto"/>
        <w:bottom w:val="none" w:sz="0" w:space="0" w:color="auto"/>
        <w:right w:val="none" w:sz="0" w:space="0" w:color="auto"/>
      </w:divBdr>
    </w:div>
    <w:div w:id="108744615">
      <w:bodyDiv w:val="1"/>
      <w:marLeft w:val="0"/>
      <w:marRight w:val="0"/>
      <w:marTop w:val="0"/>
      <w:marBottom w:val="0"/>
      <w:divBdr>
        <w:top w:val="none" w:sz="0" w:space="0" w:color="auto"/>
        <w:left w:val="none" w:sz="0" w:space="0" w:color="auto"/>
        <w:bottom w:val="none" w:sz="0" w:space="0" w:color="auto"/>
        <w:right w:val="none" w:sz="0" w:space="0" w:color="auto"/>
      </w:divBdr>
    </w:div>
    <w:div w:id="140509319">
      <w:bodyDiv w:val="1"/>
      <w:marLeft w:val="0"/>
      <w:marRight w:val="0"/>
      <w:marTop w:val="0"/>
      <w:marBottom w:val="0"/>
      <w:divBdr>
        <w:top w:val="none" w:sz="0" w:space="0" w:color="auto"/>
        <w:left w:val="none" w:sz="0" w:space="0" w:color="auto"/>
        <w:bottom w:val="none" w:sz="0" w:space="0" w:color="auto"/>
        <w:right w:val="none" w:sz="0" w:space="0" w:color="auto"/>
      </w:divBdr>
    </w:div>
    <w:div w:id="188182853">
      <w:bodyDiv w:val="1"/>
      <w:marLeft w:val="0"/>
      <w:marRight w:val="0"/>
      <w:marTop w:val="0"/>
      <w:marBottom w:val="0"/>
      <w:divBdr>
        <w:top w:val="none" w:sz="0" w:space="0" w:color="auto"/>
        <w:left w:val="none" w:sz="0" w:space="0" w:color="auto"/>
        <w:bottom w:val="none" w:sz="0" w:space="0" w:color="auto"/>
        <w:right w:val="none" w:sz="0" w:space="0" w:color="auto"/>
      </w:divBdr>
    </w:div>
    <w:div w:id="218714686">
      <w:bodyDiv w:val="1"/>
      <w:marLeft w:val="0"/>
      <w:marRight w:val="0"/>
      <w:marTop w:val="0"/>
      <w:marBottom w:val="0"/>
      <w:divBdr>
        <w:top w:val="none" w:sz="0" w:space="0" w:color="auto"/>
        <w:left w:val="none" w:sz="0" w:space="0" w:color="auto"/>
        <w:bottom w:val="none" w:sz="0" w:space="0" w:color="auto"/>
        <w:right w:val="none" w:sz="0" w:space="0" w:color="auto"/>
      </w:divBdr>
    </w:div>
    <w:div w:id="253130907">
      <w:bodyDiv w:val="1"/>
      <w:marLeft w:val="0"/>
      <w:marRight w:val="0"/>
      <w:marTop w:val="0"/>
      <w:marBottom w:val="0"/>
      <w:divBdr>
        <w:top w:val="none" w:sz="0" w:space="0" w:color="auto"/>
        <w:left w:val="none" w:sz="0" w:space="0" w:color="auto"/>
        <w:bottom w:val="none" w:sz="0" w:space="0" w:color="auto"/>
        <w:right w:val="none" w:sz="0" w:space="0" w:color="auto"/>
      </w:divBdr>
    </w:div>
    <w:div w:id="269748776">
      <w:bodyDiv w:val="1"/>
      <w:marLeft w:val="0"/>
      <w:marRight w:val="0"/>
      <w:marTop w:val="0"/>
      <w:marBottom w:val="0"/>
      <w:divBdr>
        <w:top w:val="none" w:sz="0" w:space="0" w:color="auto"/>
        <w:left w:val="none" w:sz="0" w:space="0" w:color="auto"/>
        <w:bottom w:val="none" w:sz="0" w:space="0" w:color="auto"/>
        <w:right w:val="none" w:sz="0" w:space="0" w:color="auto"/>
      </w:divBdr>
    </w:div>
    <w:div w:id="276523743">
      <w:bodyDiv w:val="1"/>
      <w:marLeft w:val="0"/>
      <w:marRight w:val="0"/>
      <w:marTop w:val="0"/>
      <w:marBottom w:val="0"/>
      <w:divBdr>
        <w:top w:val="none" w:sz="0" w:space="0" w:color="auto"/>
        <w:left w:val="none" w:sz="0" w:space="0" w:color="auto"/>
        <w:bottom w:val="none" w:sz="0" w:space="0" w:color="auto"/>
        <w:right w:val="none" w:sz="0" w:space="0" w:color="auto"/>
      </w:divBdr>
    </w:div>
    <w:div w:id="284120536">
      <w:bodyDiv w:val="1"/>
      <w:marLeft w:val="0"/>
      <w:marRight w:val="0"/>
      <w:marTop w:val="0"/>
      <w:marBottom w:val="0"/>
      <w:divBdr>
        <w:top w:val="none" w:sz="0" w:space="0" w:color="auto"/>
        <w:left w:val="none" w:sz="0" w:space="0" w:color="auto"/>
        <w:bottom w:val="none" w:sz="0" w:space="0" w:color="auto"/>
        <w:right w:val="none" w:sz="0" w:space="0" w:color="auto"/>
      </w:divBdr>
    </w:div>
    <w:div w:id="313796550">
      <w:bodyDiv w:val="1"/>
      <w:marLeft w:val="0"/>
      <w:marRight w:val="0"/>
      <w:marTop w:val="0"/>
      <w:marBottom w:val="0"/>
      <w:divBdr>
        <w:top w:val="none" w:sz="0" w:space="0" w:color="auto"/>
        <w:left w:val="none" w:sz="0" w:space="0" w:color="auto"/>
        <w:bottom w:val="none" w:sz="0" w:space="0" w:color="auto"/>
        <w:right w:val="none" w:sz="0" w:space="0" w:color="auto"/>
      </w:divBdr>
    </w:div>
    <w:div w:id="337777847">
      <w:bodyDiv w:val="1"/>
      <w:marLeft w:val="0"/>
      <w:marRight w:val="0"/>
      <w:marTop w:val="0"/>
      <w:marBottom w:val="0"/>
      <w:divBdr>
        <w:top w:val="none" w:sz="0" w:space="0" w:color="auto"/>
        <w:left w:val="none" w:sz="0" w:space="0" w:color="auto"/>
        <w:bottom w:val="none" w:sz="0" w:space="0" w:color="auto"/>
        <w:right w:val="none" w:sz="0" w:space="0" w:color="auto"/>
      </w:divBdr>
    </w:div>
    <w:div w:id="362632985">
      <w:bodyDiv w:val="1"/>
      <w:marLeft w:val="0"/>
      <w:marRight w:val="0"/>
      <w:marTop w:val="0"/>
      <w:marBottom w:val="0"/>
      <w:divBdr>
        <w:top w:val="none" w:sz="0" w:space="0" w:color="auto"/>
        <w:left w:val="none" w:sz="0" w:space="0" w:color="auto"/>
        <w:bottom w:val="none" w:sz="0" w:space="0" w:color="auto"/>
        <w:right w:val="none" w:sz="0" w:space="0" w:color="auto"/>
      </w:divBdr>
    </w:div>
    <w:div w:id="365718448">
      <w:bodyDiv w:val="1"/>
      <w:marLeft w:val="0"/>
      <w:marRight w:val="0"/>
      <w:marTop w:val="0"/>
      <w:marBottom w:val="0"/>
      <w:divBdr>
        <w:top w:val="none" w:sz="0" w:space="0" w:color="auto"/>
        <w:left w:val="none" w:sz="0" w:space="0" w:color="auto"/>
        <w:bottom w:val="none" w:sz="0" w:space="0" w:color="auto"/>
        <w:right w:val="none" w:sz="0" w:space="0" w:color="auto"/>
      </w:divBdr>
    </w:div>
    <w:div w:id="378750897">
      <w:bodyDiv w:val="1"/>
      <w:marLeft w:val="0"/>
      <w:marRight w:val="0"/>
      <w:marTop w:val="0"/>
      <w:marBottom w:val="0"/>
      <w:divBdr>
        <w:top w:val="none" w:sz="0" w:space="0" w:color="auto"/>
        <w:left w:val="none" w:sz="0" w:space="0" w:color="auto"/>
        <w:bottom w:val="none" w:sz="0" w:space="0" w:color="auto"/>
        <w:right w:val="none" w:sz="0" w:space="0" w:color="auto"/>
      </w:divBdr>
    </w:div>
    <w:div w:id="418672670">
      <w:bodyDiv w:val="1"/>
      <w:marLeft w:val="0"/>
      <w:marRight w:val="0"/>
      <w:marTop w:val="0"/>
      <w:marBottom w:val="0"/>
      <w:divBdr>
        <w:top w:val="none" w:sz="0" w:space="0" w:color="auto"/>
        <w:left w:val="none" w:sz="0" w:space="0" w:color="auto"/>
        <w:bottom w:val="none" w:sz="0" w:space="0" w:color="auto"/>
        <w:right w:val="none" w:sz="0" w:space="0" w:color="auto"/>
      </w:divBdr>
    </w:div>
    <w:div w:id="445273554">
      <w:bodyDiv w:val="1"/>
      <w:marLeft w:val="0"/>
      <w:marRight w:val="0"/>
      <w:marTop w:val="0"/>
      <w:marBottom w:val="0"/>
      <w:divBdr>
        <w:top w:val="none" w:sz="0" w:space="0" w:color="auto"/>
        <w:left w:val="none" w:sz="0" w:space="0" w:color="auto"/>
        <w:bottom w:val="none" w:sz="0" w:space="0" w:color="auto"/>
        <w:right w:val="none" w:sz="0" w:space="0" w:color="auto"/>
      </w:divBdr>
    </w:div>
    <w:div w:id="498888563">
      <w:bodyDiv w:val="1"/>
      <w:marLeft w:val="0"/>
      <w:marRight w:val="0"/>
      <w:marTop w:val="0"/>
      <w:marBottom w:val="0"/>
      <w:divBdr>
        <w:top w:val="none" w:sz="0" w:space="0" w:color="auto"/>
        <w:left w:val="none" w:sz="0" w:space="0" w:color="auto"/>
        <w:bottom w:val="none" w:sz="0" w:space="0" w:color="auto"/>
        <w:right w:val="none" w:sz="0" w:space="0" w:color="auto"/>
      </w:divBdr>
    </w:div>
    <w:div w:id="517356128">
      <w:bodyDiv w:val="1"/>
      <w:marLeft w:val="0"/>
      <w:marRight w:val="0"/>
      <w:marTop w:val="0"/>
      <w:marBottom w:val="0"/>
      <w:divBdr>
        <w:top w:val="none" w:sz="0" w:space="0" w:color="auto"/>
        <w:left w:val="none" w:sz="0" w:space="0" w:color="auto"/>
        <w:bottom w:val="none" w:sz="0" w:space="0" w:color="auto"/>
        <w:right w:val="none" w:sz="0" w:space="0" w:color="auto"/>
      </w:divBdr>
    </w:div>
    <w:div w:id="520122851">
      <w:bodyDiv w:val="1"/>
      <w:marLeft w:val="0"/>
      <w:marRight w:val="0"/>
      <w:marTop w:val="0"/>
      <w:marBottom w:val="0"/>
      <w:divBdr>
        <w:top w:val="none" w:sz="0" w:space="0" w:color="auto"/>
        <w:left w:val="none" w:sz="0" w:space="0" w:color="auto"/>
        <w:bottom w:val="none" w:sz="0" w:space="0" w:color="auto"/>
        <w:right w:val="none" w:sz="0" w:space="0" w:color="auto"/>
      </w:divBdr>
    </w:div>
    <w:div w:id="530605289">
      <w:bodyDiv w:val="1"/>
      <w:marLeft w:val="0"/>
      <w:marRight w:val="0"/>
      <w:marTop w:val="0"/>
      <w:marBottom w:val="0"/>
      <w:divBdr>
        <w:top w:val="none" w:sz="0" w:space="0" w:color="auto"/>
        <w:left w:val="none" w:sz="0" w:space="0" w:color="auto"/>
        <w:bottom w:val="none" w:sz="0" w:space="0" w:color="auto"/>
        <w:right w:val="none" w:sz="0" w:space="0" w:color="auto"/>
      </w:divBdr>
    </w:div>
    <w:div w:id="540169647">
      <w:bodyDiv w:val="1"/>
      <w:marLeft w:val="0"/>
      <w:marRight w:val="0"/>
      <w:marTop w:val="0"/>
      <w:marBottom w:val="0"/>
      <w:divBdr>
        <w:top w:val="none" w:sz="0" w:space="0" w:color="auto"/>
        <w:left w:val="none" w:sz="0" w:space="0" w:color="auto"/>
        <w:bottom w:val="none" w:sz="0" w:space="0" w:color="auto"/>
        <w:right w:val="none" w:sz="0" w:space="0" w:color="auto"/>
      </w:divBdr>
    </w:div>
    <w:div w:id="548303108">
      <w:bodyDiv w:val="1"/>
      <w:marLeft w:val="0"/>
      <w:marRight w:val="0"/>
      <w:marTop w:val="0"/>
      <w:marBottom w:val="0"/>
      <w:divBdr>
        <w:top w:val="none" w:sz="0" w:space="0" w:color="auto"/>
        <w:left w:val="none" w:sz="0" w:space="0" w:color="auto"/>
        <w:bottom w:val="none" w:sz="0" w:space="0" w:color="auto"/>
        <w:right w:val="none" w:sz="0" w:space="0" w:color="auto"/>
      </w:divBdr>
      <w:divsChild>
        <w:div w:id="428278395">
          <w:marLeft w:val="0"/>
          <w:marRight w:val="0"/>
          <w:marTop w:val="0"/>
          <w:marBottom w:val="0"/>
          <w:divBdr>
            <w:top w:val="none" w:sz="0" w:space="0" w:color="auto"/>
            <w:left w:val="none" w:sz="0" w:space="0" w:color="auto"/>
            <w:bottom w:val="none" w:sz="0" w:space="0" w:color="auto"/>
            <w:right w:val="none" w:sz="0" w:space="0" w:color="auto"/>
          </w:divBdr>
        </w:div>
      </w:divsChild>
    </w:div>
    <w:div w:id="571693370">
      <w:bodyDiv w:val="1"/>
      <w:marLeft w:val="0"/>
      <w:marRight w:val="0"/>
      <w:marTop w:val="0"/>
      <w:marBottom w:val="0"/>
      <w:divBdr>
        <w:top w:val="none" w:sz="0" w:space="0" w:color="auto"/>
        <w:left w:val="none" w:sz="0" w:space="0" w:color="auto"/>
        <w:bottom w:val="none" w:sz="0" w:space="0" w:color="auto"/>
        <w:right w:val="none" w:sz="0" w:space="0" w:color="auto"/>
      </w:divBdr>
    </w:div>
    <w:div w:id="586229130">
      <w:bodyDiv w:val="1"/>
      <w:marLeft w:val="0"/>
      <w:marRight w:val="0"/>
      <w:marTop w:val="0"/>
      <w:marBottom w:val="0"/>
      <w:divBdr>
        <w:top w:val="none" w:sz="0" w:space="0" w:color="auto"/>
        <w:left w:val="none" w:sz="0" w:space="0" w:color="auto"/>
        <w:bottom w:val="none" w:sz="0" w:space="0" w:color="auto"/>
        <w:right w:val="none" w:sz="0" w:space="0" w:color="auto"/>
      </w:divBdr>
      <w:divsChild>
        <w:div w:id="1484544671">
          <w:marLeft w:val="0"/>
          <w:marRight w:val="0"/>
          <w:marTop w:val="0"/>
          <w:marBottom w:val="0"/>
          <w:divBdr>
            <w:top w:val="none" w:sz="0" w:space="0" w:color="auto"/>
            <w:left w:val="none" w:sz="0" w:space="0" w:color="auto"/>
            <w:bottom w:val="none" w:sz="0" w:space="0" w:color="auto"/>
            <w:right w:val="none" w:sz="0" w:space="0" w:color="auto"/>
          </w:divBdr>
        </w:div>
        <w:div w:id="1679189275">
          <w:marLeft w:val="0"/>
          <w:marRight w:val="0"/>
          <w:marTop w:val="0"/>
          <w:marBottom w:val="0"/>
          <w:divBdr>
            <w:top w:val="none" w:sz="0" w:space="0" w:color="auto"/>
            <w:left w:val="none" w:sz="0" w:space="0" w:color="auto"/>
            <w:bottom w:val="none" w:sz="0" w:space="0" w:color="auto"/>
            <w:right w:val="none" w:sz="0" w:space="0" w:color="auto"/>
          </w:divBdr>
        </w:div>
        <w:div w:id="2125802113">
          <w:marLeft w:val="0"/>
          <w:marRight w:val="0"/>
          <w:marTop w:val="0"/>
          <w:marBottom w:val="0"/>
          <w:divBdr>
            <w:top w:val="none" w:sz="0" w:space="0" w:color="auto"/>
            <w:left w:val="none" w:sz="0" w:space="0" w:color="auto"/>
            <w:bottom w:val="none" w:sz="0" w:space="0" w:color="auto"/>
            <w:right w:val="none" w:sz="0" w:space="0" w:color="auto"/>
          </w:divBdr>
        </w:div>
      </w:divsChild>
    </w:div>
    <w:div w:id="619187940">
      <w:bodyDiv w:val="1"/>
      <w:marLeft w:val="0"/>
      <w:marRight w:val="0"/>
      <w:marTop w:val="0"/>
      <w:marBottom w:val="0"/>
      <w:divBdr>
        <w:top w:val="none" w:sz="0" w:space="0" w:color="auto"/>
        <w:left w:val="none" w:sz="0" w:space="0" w:color="auto"/>
        <w:bottom w:val="none" w:sz="0" w:space="0" w:color="auto"/>
        <w:right w:val="none" w:sz="0" w:space="0" w:color="auto"/>
      </w:divBdr>
    </w:div>
    <w:div w:id="710038112">
      <w:bodyDiv w:val="1"/>
      <w:marLeft w:val="0"/>
      <w:marRight w:val="0"/>
      <w:marTop w:val="0"/>
      <w:marBottom w:val="0"/>
      <w:divBdr>
        <w:top w:val="none" w:sz="0" w:space="0" w:color="auto"/>
        <w:left w:val="none" w:sz="0" w:space="0" w:color="auto"/>
        <w:bottom w:val="none" w:sz="0" w:space="0" w:color="auto"/>
        <w:right w:val="none" w:sz="0" w:space="0" w:color="auto"/>
      </w:divBdr>
    </w:div>
    <w:div w:id="715659111">
      <w:bodyDiv w:val="1"/>
      <w:marLeft w:val="0"/>
      <w:marRight w:val="0"/>
      <w:marTop w:val="0"/>
      <w:marBottom w:val="0"/>
      <w:divBdr>
        <w:top w:val="none" w:sz="0" w:space="0" w:color="auto"/>
        <w:left w:val="none" w:sz="0" w:space="0" w:color="auto"/>
        <w:bottom w:val="none" w:sz="0" w:space="0" w:color="auto"/>
        <w:right w:val="none" w:sz="0" w:space="0" w:color="auto"/>
      </w:divBdr>
    </w:div>
    <w:div w:id="718475505">
      <w:bodyDiv w:val="1"/>
      <w:marLeft w:val="0"/>
      <w:marRight w:val="0"/>
      <w:marTop w:val="0"/>
      <w:marBottom w:val="0"/>
      <w:divBdr>
        <w:top w:val="none" w:sz="0" w:space="0" w:color="auto"/>
        <w:left w:val="none" w:sz="0" w:space="0" w:color="auto"/>
        <w:bottom w:val="none" w:sz="0" w:space="0" w:color="auto"/>
        <w:right w:val="none" w:sz="0" w:space="0" w:color="auto"/>
      </w:divBdr>
    </w:div>
    <w:div w:id="726417058">
      <w:bodyDiv w:val="1"/>
      <w:marLeft w:val="0"/>
      <w:marRight w:val="0"/>
      <w:marTop w:val="0"/>
      <w:marBottom w:val="0"/>
      <w:divBdr>
        <w:top w:val="none" w:sz="0" w:space="0" w:color="auto"/>
        <w:left w:val="none" w:sz="0" w:space="0" w:color="auto"/>
        <w:bottom w:val="none" w:sz="0" w:space="0" w:color="auto"/>
        <w:right w:val="none" w:sz="0" w:space="0" w:color="auto"/>
      </w:divBdr>
    </w:div>
    <w:div w:id="765854903">
      <w:bodyDiv w:val="1"/>
      <w:marLeft w:val="0"/>
      <w:marRight w:val="0"/>
      <w:marTop w:val="0"/>
      <w:marBottom w:val="0"/>
      <w:divBdr>
        <w:top w:val="none" w:sz="0" w:space="0" w:color="auto"/>
        <w:left w:val="none" w:sz="0" w:space="0" w:color="auto"/>
        <w:bottom w:val="none" w:sz="0" w:space="0" w:color="auto"/>
        <w:right w:val="none" w:sz="0" w:space="0" w:color="auto"/>
      </w:divBdr>
    </w:div>
    <w:div w:id="806430343">
      <w:bodyDiv w:val="1"/>
      <w:marLeft w:val="0"/>
      <w:marRight w:val="0"/>
      <w:marTop w:val="0"/>
      <w:marBottom w:val="0"/>
      <w:divBdr>
        <w:top w:val="none" w:sz="0" w:space="0" w:color="auto"/>
        <w:left w:val="none" w:sz="0" w:space="0" w:color="auto"/>
        <w:bottom w:val="none" w:sz="0" w:space="0" w:color="auto"/>
        <w:right w:val="none" w:sz="0" w:space="0" w:color="auto"/>
      </w:divBdr>
    </w:div>
    <w:div w:id="806552844">
      <w:bodyDiv w:val="1"/>
      <w:marLeft w:val="0"/>
      <w:marRight w:val="0"/>
      <w:marTop w:val="0"/>
      <w:marBottom w:val="0"/>
      <w:divBdr>
        <w:top w:val="none" w:sz="0" w:space="0" w:color="auto"/>
        <w:left w:val="none" w:sz="0" w:space="0" w:color="auto"/>
        <w:bottom w:val="none" w:sz="0" w:space="0" w:color="auto"/>
        <w:right w:val="none" w:sz="0" w:space="0" w:color="auto"/>
      </w:divBdr>
    </w:div>
    <w:div w:id="813259400">
      <w:bodyDiv w:val="1"/>
      <w:marLeft w:val="0"/>
      <w:marRight w:val="0"/>
      <w:marTop w:val="0"/>
      <w:marBottom w:val="0"/>
      <w:divBdr>
        <w:top w:val="none" w:sz="0" w:space="0" w:color="auto"/>
        <w:left w:val="none" w:sz="0" w:space="0" w:color="auto"/>
        <w:bottom w:val="none" w:sz="0" w:space="0" w:color="auto"/>
        <w:right w:val="none" w:sz="0" w:space="0" w:color="auto"/>
      </w:divBdr>
    </w:div>
    <w:div w:id="813569867">
      <w:bodyDiv w:val="1"/>
      <w:marLeft w:val="0"/>
      <w:marRight w:val="0"/>
      <w:marTop w:val="0"/>
      <w:marBottom w:val="0"/>
      <w:divBdr>
        <w:top w:val="none" w:sz="0" w:space="0" w:color="auto"/>
        <w:left w:val="none" w:sz="0" w:space="0" w:color="auto"/>
        <w:bottom w:val="none" w:sz="0" w:space="0" w:color="auto"/>
        <w:right w:val="none" w:sz="0" w:space="0" w:color="auto"/>
      </w:divBdr>
    </w:div>
    <w:div w:id="817577387">
      <w:bodyDiv w:val="1"/>
      <w:marLeft w:val="0"/>
      <w:marRight w:val="0"/>
      <w:marTop w:val="0"/>
      <w:marBottom w:val="0"/>
      <w:divBdr>
        <w:top w:val="none" w:sz="0" w:space="0" w:color="auto"/>
        <w:left w:val="none" w:sz="0" w:space="0" w:color="auto"/>
        <w:bottom w:val="none" w:sz="0" w:space="0" w:color="auto"/>
        <w:right w:val="none" w:sz="0" w:space="0" w:color="auto"/>
      </w:divBdr>
    </w:div>
    <w:div w:id="824708281">
      <w:bodyDiv w:val="1"/>
      <w:marLeft w:val="0"/>
      <w:marRight w:val="0"/>
      <w:marTop w:val="0"/>
      <w:marBottom w:val="0"/>
      <w:divBdr>
        <w:top w:val="none" w:sz="0" w:space="0" w:color="auto"/>
        <w:left w:val="none" w:sz="0" w:space="0" w:color="auto"/>
        <w:bottom w:val="none" w:sz="0" w:space="0" w:color="auto"/>
        <w:right w:val="none" w:sz="0" w:space="0" w:color="auto"/>
      </w:divBdr>
    </w:div>
    <w:div w:id="824930767">
      <w:bodyDiv w:val="1"/>
      <w:marLeft w:val="0"/>
      <w:marRight w:val="0"/>
      <w:marTop w:val="0"/>
      <w:marBottom w:val="0"/>
      <w:divBdr>
        <w:top w:val="none" w:sz="0" w:space="0" w:color="auto"/>
        <w:left w:val="none" w:sz="0" w:space="0" w:color="auto"/>
        <w:bottom w:val="none" w:sz="0" w:space="0" w:color="auto"/>
        <w:right w:val="none" w:sz="0" w:space="0" w:color="auto"/>
      </w:divBdr>
    </w:div>
    <w:div w:id="849874400">
      <w:bodyDiv w:val="1"/>
      <w:marLeft w:val="0"/>
      <w:marRight w:val="0"/>
      <w:marTop w:val="0"/>
      <w:marBottom w:val="0"/>
      <w:divBdr>
        <w:top w:val="none" w:sz="0" w:space="0" w:color="auto"/>
        <w:left w:val="none" w:sz="0" w:space="0" w:color="auto"/>
        <w:bottom w:val="none" w:sz="0" w:space="0" w:color="auto"/>
        <w:right w:val="none" w:sz="0" w:space="0" w:color="auto"/>
      </w:divBdr>
    </w:div>
    <w:div w:id="902325926">
      <w:bodyDiv w:val="1"/>
      <w:marLeft w:val="0"/>
      <w:marRight w:val="0"/>
      <w:marTop w:val="0"/>
      <w:marBottom w:val="0"/>
      <w:divBdr>
        <w:top w:val="none" w:sz="0" w:space="0" w:color="auto"/>
        <w:left w:val="none" w:sz="0" w:space="0" w:color="auto"/>
        <w:bottom w:val="none" w:sz="0" w:space="0" w:color="auto"/>
        <w:right w:val="none" w:sz="0" w:space="0" w:color="auto"/>
      </w:divBdr>
    </w:div>
    <w:div w:id="924655055">
      <w:bodyDiv w:val="1"/>
      <w:marLeft w:val="0"/>
      <w:marRight w:val="0"/>
      <w:marTop w:val="0"/>
      <w:marBottom w:val="0"/>
      <w:divBdr>
        <w:top w:val="none" w:sz="0" w:space="0" w:color="auto"/>
        <w:left w:val="none" w:sz="0" w:space="0" w:color="auto"/>
        <w:bottom w:val="none" w:sz="0" w:space="0" w:color="auto"/>
        <w:right w:val="none" w:sz="0" w:space="0" w:color="auto"/>
      </w:divBdr>
    </w:div>
    <w:div w:id="929201142">
      <w:bodyDiv w:val="1"/>
      <w:marLeft w:val="0"/>
      <w:marRight w:val="0"/>
      <w:marTop w:val="0"/>
      <w:marBottom w:val="0"/>
      <w:divBdr>
        <w:top w:val="none" w:sz="0" w:space="0" w:color="auto"/>
        <w:left w:val="none" w:sz="0" w:space="0" w:color="auto"/>
        <w:bottom w:val="none" w:sz="0" w:space="0" w:color="auto"/>
        <w:right w:val="none" w:sz="0" w:space="0" w:color="auto"/>
      </w:divBdr>
      <w:divsChild>
        <w:div w:id="182060152">
          <w:marLeft w:val="0"/>
          <w:marRight w:val="0"/>
          <w:marTop w:val="0"/>
          <w:marBottom w:val="0"/>
          <w:divBdr>
            <w:top w:val="none" w:sz="0" w:space="0" w:color="auto"/>
            <w:left w:val="none" w:sz="0" w:space="0" w:color="auto"/>
            <w:bottom w:val="none" w:sz="0" w:space="0" w:color="auto"/>
            <w:right w:val="none" w:sz="0" w:space="0" w:color="auto"/>
          </w:divBdr>
          <w:divsChild>
            <w:div w:id="286740049">
              <w:marLeft w:val="0"/>
              <w:marRight w:val="0"/>
              <w:marTop w:val="0"/>
              <w:marBottom w:val="0"/>
              <w:divBdr>
                <w:top w:val="none" w:sz="0" w:space="0" w:color="auto"/>
                <w:left w:val="none" w:sz="0" w:space="0" w:color="auto"/>
                <w:bottom w:val="none" w:sz="0" w:space="0" w:color="auto"/>
                <w:right w:val="none" w:sz="0" w:space="0" w:color="auto"/>
              </w:divBdr>
            </w:div>
            <w:div w:id="354578095">
              <w:marLeft w:val="0"/>
              <w:marRight w:val="0"/>
              <w:marTop w:val="0"/>
              <w:marBottom w:val="0"/>
              <w:divBdr>
                <w:top w:val="none" w:sz="0" w:space="0" w:color="auto"/>
                <w:left w:val="none" w:sz="0" w:space="0" w:color="auto"/>
                <w:bottom w:val="none" w:sz="0" w:space="0" w:color="auto"/>
                <w:right w:val="none" w:sz="0" w:space="0" w:color="auto"/>
              </w:divBdr>
            </w:div>
            <w:div w:id="1009600776">
              <w:marLeft w:val="0"/>
              <w:marRight w:val="0"/>
              <w:marTop w:val="0"/>
              <w:marBottom w:val="0"/>
              <w:divBdr>
                <w:top w:val="none" w:sz="0" w:space="0" w:color="auto"/>
                <w:left w:val="none" w:sz="0" w:space="0" w:color="auto"/>
                <w:bottom w:val="none" w:sz="0" w:space="0" w:color="auto"/>
                <w:right w:val="none" w:sz="0" w:space="0" w:color="auto"/>
              </w:divBdr>
            </w:div>
            <w:div w:id="1010526736">
              <w:marLeft w:val="0"/>
              <w:marRight w:val="0"/>
              <w:marTop w:val="0"/>
              <w:marBottom w:val="0"/>
              <w:divBdr>
                <w:top w:val="none" w:sz="0" w:space="0" w:color="auto"/>
                <w:left w:val="none" w:sz="0" w:space="0" w:color="auto"/>
                <w:bottom w:val="none" w:sz="0" w:space="0" w:color="auto"/>
                <w:right w:val="none" w:sz="0" w:space="0" w:color="auto"/>
              </w:divBdr>
            </w:div>
            <w:div w:id="1226601678">
              <w:marLeft w:val="0"/>
              <w:marRight w:val="0"/>
              <w:marTop w:val="0"/>
              <w:marBottom w:val="0"/>
              <w:divBdr>
                <w:top w:val="none" w:sz="0" w:space="0" w:color="auto"/>
                <w:left w:val="none" w:sz="0" w:space="0" w:color="auto"/>
                <w:bottom w:val="none" w:sz="0" w:space="0" w:color="auto"/>
                <w:right w:val="none" w:sz="0" w:space="0" w:color="auto"/>
              </w:divBdr>
            </w:div>
            <w:div w:id="1630476023">
              <w:marLeft w:val="0"/>
              <w:marRight w:val="0"/>
              <w:marTop w:val="0"/>
              <w:marBottom w:val="0"/>
              <w:divBdr>
                <w:top w:val="none" w:sz="0" w:space="0" w:color="auto"/>
                <w:left w:val="none" w:sz="0" w:space="0" w:color="auto"/>
                <w:bottom w:val="none" w:sz="0" w:space="0" w:color="auto"/>
                <w:right w:val="none" w:sz="0" w:space="0" w:color="auto"/>
              </w:divBdr>
            </w:div>
          </w:divsChild>
        </w:div>
        <w:div w:id="323709571">
          <w:marLeft w:val="0"/>
          <w:marRight w:val="0"/>
          <w:marTop w:val="0"/>
          <w:marBottom w:val="0"/>
          <w:divBdr>
            <w:top w:val="none" w:sz="0" w:space="0" w:color="auto"/>
            <w:left w:val="none" w:sz="0" w:space="0" w:color="auto"/>
            <w:bottom w:val="none" w:sz="0" w:space="0" w:color="auto"/>
            <w:right w:val="none" w:sz="0" w:space="0" w:color="auto"/>
          </w:divBdr>
          <w:divsChild>
            <w:div w:id="1179320484">
              <w:marLeft w:val="0"/>
              <w:marRight w:val="0"/>
              <w:marTop w:val="0"/>
              <w:marBottom w:val="0"/>
              <w:divBdr>
                <w:top w:val="none" w:sz="0" w:space="0" w:color="auto"/>
                <w:left w:val="none" w:sz="0" w:space="0" w:color="auto"/>
                <w:bottom w:val="none" w:sz="0" w:space="0" w:color="auto"/>
                <w:right w:val="none" w:sz="0" w:space="0" w:color="auto"/>
              </w:divBdr>
            </w:div>
          </w:divsChild>
        </w:div>
        <w:div w:id="1189876162">
          <w:marLeft w:val="0"/>
          <w:marRight w:val="0"/>
          <w:marTop w:val="0"/>
          <w:marBottom w:val="0"/>
          <w:divBdr>
            <w:top w:val="none" w:sz="0" w:space="0" w:color="auto"/>
            <w:left w:val="none" w:sz="0" w:space="0" w:color="auto"/>
            <w:bottom w:val="none" w:sz="0" w:space="0" w:color="auto"/>
            <w:right w:val="none" w:sz="0" w:space="0" w:color="auto"/>
          </w:divBdr>
          <w:divsChild>
            <w:div w:id="242952121">
              <w:marLeft w:val="0"/>
              <w:marRight w:val="0"/>
              <w:marTop w:val="0"/>
              <w:marBottom w:val="0"/>
              <w:divBdr>
                <w:top w:val="none" w:sz="0" w:space="0" w:color="auto"/>
                <w:left w:val="none" w:sz="0" w:space="0" w:color="auto"/>
                <w:bottom w:val="none" w:sz="0" w:space="0" w:color="auto"/>
                <w:right w:val="none" w:sz="0" w:space="0" w:color="auto"/>
              </w:divBdr>
            </w:div>
            <w:div w:id="1410468714">
              <w:marLeft w:val="0"/>
              <w:marRight w:val="0"/>
              <w:marTop w:val="0"/>
              <w:marBottom w:val="0"/>
              <w:divBdr>
                <w:top w:val="none" w:sz="0" w:space="0" w:color="auto"/>
                <w:left w:val="none" w:sz="0" w:space="0" w:color="auto"/>
                <w:bottom w:val="none" w:sz="0" w:space="0" w:color="auto"/>
                <w:right w:val="none" w:sz="0" w:space="0" w:color="auto"/>
              </w:divBdr>
            </w:div>
            <w:div w:id="1483619222">
              <w:marLeft w:val="0"/>
              <w:marRight w:val="0"/>
              <w:marTop w:val="0"/>
              <w:marBottom w:val="0"/>
              <w:divBdr>
                <w:top w:val="none" w:sz="0" w:space="0" w:color="auto"/>
                <w:left w:val="none" w:sz="0" w:space="0" w:color="auto"/>
                <w:bottom w:val="none" w:sz="0" w:space="0" w:color="auto"/>
                <w:right w:val="none" w:sz="0" w:space="0" w:color="auto"/>
              </w:divBdr>
            </w:div>
            <w:div w:id="1606882961">
              <w:marLeft w:val="0"/>
              <w:marRight w:val="0"/>
              <w:marTop w:val="0"/>
              <w:marBottom w:val="0"/>
              <w:divBdr>
                <w:top w:val="none" w:sz="0" w:space="0" w:color="auto"/>
                <w:left w:val="none" w:sz="0" w:space="0" w:color="auto"/>
                <w:bottom w:val="none" w:sz="0" w:space="0" w:color="auto"/>
                <w:right w:val="none" w:sz="0" w:space="0" w:color="auto"/>
              </w:divBdr>
            </w:div>
            <w:div w:id="1857185551">
              <w:marLeft w:val="0"/>
              <w:marRight w:val="0"/>
              <w:marTop w:val="0"/>
              <w:marBottom w:val="0"/>
              <w:divBdr>
                <w:top w:val="none" w:sz="0" w:space="0" w:color="auto"/>
                <w:left w:val="none" w:sz="0" w:space="0" w:color="auto"/>
                <w:bottom w:val="none" w:sz="0" w:space="0" w:color="auto"/>
                <w:right w:val="none" w:sz="0" w:space="0" w:color="auto"/>
              </w:divBdr>
            </w:div>
            <w:div w:id="2020038560">
              <w:marLeft w:val="0"/>
              <w:marRight w:val="0"/>
              <w:marTop w:val="0"/>
              <w:marBottom w:val="0"/>
              <w:divBdr>
                <w:top w:val="none" w:sz="0" w:space="0" w:color="auto"/>
                <w:left w:val="none" w:sz="0" w:space="0" w:color="auto"/>
                <w:bottom w:val="none" w:sz="0" w:space="0" w:color="auto"/>
                <w:right w:val="none" w:sz="0" w:space="0" w:color="auto"/>
              </w:divBdr>
            </w:div>
          </w:divsChild>
        </w:div>
        <w:div w:id="1959948474">
          <w:marLeft w:val="0"/>
          <w:marRight w:val="0"/>
          <w:marTop w:val="0"/>
          <w:marBottom w:val="0"/>
          <w:divBdr>
            <w:top w:val="none" w:sz="0" w:space="0" w:color="auto"/>
            <w:left w:val="none" w:sz="0" w:space="0" w:color="auto"/>
            <w:bottom w:val="none" w:sz="0" w:space="0" w:color="auto"/>
            <w:right w:val="none" w:sz="0" w:space="0" w:color="auto"/>
          </w:divBdr>
          <w:divsChild>
            <w:div w:id="11903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89511">
      <w:bodyDiv w:val="1"/>
      <w:marLeft w:val="0"/>
      <w:marRight w:val="0"/>
      <w:marTop w:val="0"/>
      <w:marBottom w:val="0"/>
      <w:divBdr>
        <w:top w:val="none" w:sz="0" w:space="0" w:color="auto"/>
        <w:left w:val="none" w:sz="0" w:space="0" w:color="auto"/>
        <w:bottom w:val="none" w:sz="0" w:space="0" w:color="auto"/>
        <w:right w:val="none" w:sz="0" w:space="0" w:color="auto"/>
      </w:divBdr>
    </w:div>
    <w:div w:id="1006711345">
      <w:bodyDiv w:val="1"/>
      <w:marLeft w:val="0"/>
      <w:marRight w:val="0"/>
      <w:marTop w:val="0"/>
      <w:marBottom w:val="0"/>
      <w:divBdr>
        <w:top w:val="none" w:sz="0" w:space="0" w:color="auto"/>
        <w:left w:val="none" w:sz="0" w:space="0" w:color="auto"/>
        <w:bottom w:val="none" w:sz="0" w:space="0" w:color="auto"/>
        <w:right w:val="none" w:sz="0" w:space="0" w:color="auto"/>
      </w:divBdr>
    </w:div>
    <w:div w:id="1037511427">
      <w:bodyDiv w:val="1"/>
      <w:marLeft w:val="0"/>
      <w:marRight w:val="0"/>
      <w:marTop w:val="0"/>
      <w:marBottom w:val="0"/>
      <w:divBdr>
        <w:top w:val="none" w:sz="0" w:space="0" w:color="auto"/>
        <w:left w:val="none" w:sz="0" w:space="0" w:color="auto"/>
        <w:bottom w:val="none" w:sz="0" w:space="0" w:color="auto"/>
        <w:right w:val="none" w:sz="0" w:space="0" w:color="auto"/>
      </w:divBdr>
    </w:div>
    <w:div w:id="1042824698">
      <w:bodyDiv w:val="1"/>
      <w:marLeft w:val="0"/>
      <w:marRight w:val="0"/>
      <w:marTop w:val="0"/>
      <w:marBottom w:val="0"/>
      <w:divBdr>
        <w:top w:val="none" w:sz="0" w:space="0" w:color="auto"/>
        <w:left w:val="none" w:sz="0" w:space="0" w:color="auto"/>
        <w:bottom w:val="none" w:sz="0" w:space="0" w:color="auto"/>
        <w:right w:val="none" w:sz="0" w:space="0" w:color="auto"/>
      </w:divBdr>
    </w:div>
    <w:div w:id="1068188105">
      <w:bodyDiv w:val="1"/>
      <w:marLeft w:val="0"/>
      <w:marRight w:val="0"/>
      <w:marTop w:val="0"/>
      <w:marBottom w:val="0"/>
      <w:divBdr>
        <w:top w:val="none" w:sz="0" w:space="0" w:color="auto"/>
        <w:left w:val="none" w:sz="0" w:space="0" w:color="auto"/>
        <w:bottom w:val="none" w:sz="0" w:space="0" w:color="auto"/>
        <w:right w:val="none" w:sz="0" w:space="0" w:color="auto"/>
      </w:divBdr>
    </w:div>
    <w:div w:id="1085415997">
      <w:bodyDiv w:val="1"/>
      <w:marLeft w:val="0"/>
      <w:marRight w:val="0"/>
      <w:marTop w:val="0"/>
      <w:marBottom w:val="0"/>
      <w:divBdr>
        <w:top w:val="none" w:sz="0" w:space="0" w:color="auto"/>
        <w:left w:val="none" w:sz="0" w:space="0" w:color="auto"/>
        <w:bottom w:val="none" w:sz="0" w:space="0" w:color="auto"/>
        <w:right w:val="none" w:sz="0" w:space="0" w:color="auto"/>
      </w:divBdr>
    </w:div>
    <w:div w:id="1091506843">
      <w:bodyDiv w:val="1"/>
      <w:marLeft w:val="0"/>
      <w:marRight w:val="0"/>
      <w:marTop w:val="0"/>
      <w:marBottom w:val="0"/>
      <w:divBdr>
        <w:top w:val="none" w:sz="0" w:space="0" w:color="auto"/>
        <w:left w:val="none" w:sz="0" w:space="0" w:color="auto"/>
        <w:bottom w:val="none" w:sz="0" w:space="0" w:color="auto"/>
        <w:right w:val="none" w:sz="0" w:space="0" w:color="auto"/>
      </w:divBdr>
    </w:div>
    <w:div w:id="1124546396">
      <w:bodyDiv w:val="1"/>
      <w:marLeft w:val="0"/>
      <w:marRight w:val="0"/>
      <w:marTop w:val="0"/>
      <w:marBottom w:val="0"/>
      <w:divBdr>
        <w:top w:val="none" w:sz="0" w:space="0" w:color="auto"/>
        <w:left w:val="none" w:sz="0" w:space="0" w:color="auto"/>
        <w:bottom w:val="none" w:sz="0" w:space="0" w:color="auto"/>
        <w:right w:val="none" w:sz="0" w:space="0" w:color="auto"/>
      </w:divBdr>
    </w:div>
    <w:div w:id="1139571642">
      <w:bodyDiv w:val="1"/>
      <w:marLeft w:val="0"/>
      <w:marRight w:val="0"/>
      <w:marTop w:val="0"/>
      <w:marBottom w:val="0"/>
      <w:divBdr>
        <w:top w:val="none" w:sz="0" w:space="0" w:color="auto"/>
        <w:left w:val="none" w:sz="0" w:space="0" w:color="auto"/>
        <w:bottom w:val="none" w:sz="0" w:space="0" w:color="auto"/>
        <w:right w:val="none" w:sz="0" w:space="0" w:color="auto"/>
      </w:divBdr>
    </w:div>
    <w:div w:id="1143233504">
      <w:bodyDiv w:val="1"/>
      <w:marLeft w:val="0"/>
      <w:marRight w:val="0"/>
      <w:marTop w:val="0"/>
      <w:marBottom w:val="0"/>
      <w:divBdr>
        <w:top w:val="none" w:sz="0" w:space="0" w:color="auto"/>
        <w:left w:val="none" w:sz="0" w:space="0" w:color="auto"/>
        <w:bottom w:val="none" w:sz="0" w:space="0" w:color="auto"/>
        <w:right w:val="none" w:sz="0" w:space="0" w:color="auto"/>
      </w:divBdr>
    </w:div>
    <w:div w:id="1145243671">
      <w:bodyDiv w:val="1"/>
      <w:marLeft w:val="0"/>
      <w:marRight w:val="0"/>
      <w:marTop w:val="0"/>
      <w:marBottom w:val="0"/>
      <w:divBdr>
        <w:top w:val="none" w:sz="0" w:space="0" w:color="auto"/>
        <w:left w:val="none" w:sz="0" w:space="0" w:color="auto"/>
        <w:bottom w:val="none" w:sz="0" w:space="0" w:color="auto"/>
        <w:right w:val="none" w:sz="0" w:space="0" w:color="auto"/>
      </w:divBdr>
    </w:div>
    <w:div w:id="1227566420">
      <w:bodyDiv w:val="1"/>
      <w:marLeft w:val="0"/>
      <w:marRight w:val="0"/>
      <w:marTop w:val="0"/>
      <w:marBottom w:val="0"/>
      <w:divBdr>
        <w:top w:val="none" w:sz="0" w:space="0" w:color="auto"/>
        <w:left w:val="none" w:sz="0" w:space="0" w:color="auto"/>
        <w:bottom w:val="none" w:sz="0" w:space="0" w:color="auto"/>
        <w:right w:val="none" w:sz="0" w:space="0" w:color="auto"/>
      </w:divBdr>
    </w:div>
    <w:div w:id="1229802263">
      <w:bodyDiv w:val="1"/>
      <w:marLeft w:val="0"/>
      <w:marRight w:val="0"/>
      <w:marTop w:val="0"/>
      <w:marBottom w:val="0"/>
      <w:divBdr>
        <w:top w:val="none" w:sz="0" w:space="0" w:color="auto"/>
        <w:left w:val="none" w:sz="0" w:space="0" w:color="auto"/>
        <w:bottom w:val="none" w:sz="0" w:space="0" w:color="auto"/>
        <w:right w:val="none" w:sz="0" w:space="0" w:color="auto"/>
      </w:divBdr>
    </w:div>
    <w:div w:id="1232080416">
      <w:bodyDiv w:val="1"/>
      <w:marLeft w:val="0"/>
      <w:marRight w:val="0"/>
      <w:marTop w:val="0"/>
      <w:marBottom w:val="0"/>
      <w:divBdr>
        <w:top w:val="none" w:sz="0" w:space="0" w:color="auto"/>
        <w:left w:val="none" w:sz="0" w:space="0" w:color="auto"/>
        <w:bottom w:val="none" w:sz="0" w:space="0" w:color="auto"/>
        <w:right w:val="none" w:sz="0" w:space="0" w:color="auto"/>
      </w:divBdr>
    </w:div>
    <w:div w:id="1251966068">
      <w:bodyDiv w:val="1"/>
      <w:marLeft w:val="0"/>
      <w:marRight w:val="0"/>
      <w:marTop w:val="0"/>
      <w:marBottom w:val="0"/>
      <w:divBdr>
        <w:top w:val="none" w:sz="0" w:space="0" w:color="auto"/>
        <w:left w:val="none" w:sz="0" w:space="0" w:color="auto"/>
        <w:bottom w:val="none" w:sz="0" w:space="0" w:color="auto"/>
        <w:right w:val="none" w:sz="0" w:space="0" w:color="auto"/>
      </w:divBdr>
    </w:div>
    <w:div w:id="1252273855">
      <w:bodyDiv w:val="1"/>
      <w:marLeft w:val="0"/>
      <w:marRight w:val="0"/>
      <w:marTop w:val="0"/>
      <w:marBottom w:val="0"/>
      <w:divBdr>
        <w:top w:val="none" w:sz="0" w:space="0" w:color="auto"/>
        <w:left w:val="none" w:sz="0" w:space="0" w:color="auto"/>
        <w:bottom w:val="none" w:sz="0" w:space="0" w:color="auto"/>
        <w:right w:val="none" w:sz="0" w:space="0" w:color="auto"/>
      </w:divBdr>
    </w:div>
    <w:div w:id="1341929608">
      <w:bodyDiv w:val="1"/>
      <w:marLeft w:val="0"/>
      <w:marRight w:val="0"/>
      <w:marTop w:val="0"/>
      <w:marBottom w:val="0"/>
      <w:divBdr>
        <w:top w:val="none" w:sz="0" w:space="0" w:color="auto"/>
        <w:left w:val="none" w:sz="0" w:space="0" w:color="auto"/>
        <w:bottom w:val="none" w:sz="0" w:space="0" w:color="auto"/>
        <w:right w:val="none" w:sz="0" w:space="0" w:color="auto"/>
      </w:divBdr>
    </w:div>
    <w:div w:id="1342272821">
      <w:bodyDiv w:val="1"/>
      <w:marLeft w:val="0"/>
      <w:marRight w:val="0"/>
      <w:marTop w:val="0"/>
      <w:marBottom w:val="0"/>
      <w:divBdr>
        <w:top w:val="none" w:sz="0" w:space="0" w:color="auto"/>
        <w:left w:val="none" w:sz="0" w:space="0" w:color="auto"/>
        <w:bottom w:val="none" w:sz="0" w:space="0" w:color="auto"/>
        <w:right w:val="none" w:sz="0" w:space="0" w:color="auto"/>
      </w:divBdr>
    </w:div>
    <w:div w:id="1358853652">
      <w:bodyDiv w:val="1"/>
      <w:marLeft w:val="0"/>
      <w:marRight w:val="0"/>
      <w:marTop w:val="0"/>
      <w:marBottom w:val="0"/>
      <w:divBdr>
        <w:top w:val="none" w:sz="0" w:space="0" w:color="auto"/>
        <w:left w:val="none" w:sz="0" w:space="0" w:color="auto"/>
        <w:bottom w:val="none" w:sz="0" w:space="0" w:color="auto"/>
        <w:right w:val="none" w:sz="0" w:space="0" w:color="auto"/>
      </w:divBdr>
    </w:div>
    <w:div w:id="1405954478">
      <w:bodyDiv w:val="1"/>
      <w:marLeft w:val="0"/>
      <w:marRight w:val="0"/>
      <w:marTop w:val="0"/>
      <w:marBottom w:val="0"/>
      <w:divBdr>
        <w:top w:val="none" w:sz="0" w:space="0" w:color="auto"/>
        <w:left w:val="none" w:sz="0" w:space="0" w:color="auto"/>
        <w:bottom w:val="none" w:sz="0" w:space="0" w:color="auto"/>
        <w:right w:val="none" w:sz="0" w:space="0" w:color="auto"/>
      </w:divBdr>
    </w:div>
    <w:div w:id="1429110697">
      <w:bodyDiv w:val="1"/>
      <w:marLeft w:val="0"/>
      <w:marRight w:val="0"/>
      <w:marTop w:val="0"/>
      <w:marBottom w:val="0"/>
      <w:divBdr>
        <w:top w:val="none" w:sz="0" w:space="0" w:color="auto"/>
        <w:left w:val="none" w:sz="0" w:space="0" w:color="auto"/>
        <w:bottom w:val="none" w:sz="0" w:space="0" w:color="auto"/>
        <w:right w:val="none" w:sz="0" w:space="0" w:color="auto"/>
      </w:divBdr>
    </w:div>
    <w:div w:id="1474909081">
      <w:bodyDiv w:val="1"/>
      <w:marLeft w:val="0"/>
      <w:marRight w:val="0"/>
      <w:marTop w:val="0"/>
      <w:marBottom w:val="0"/>
      <w:divBdr>
        <w:top w:val="none" w:sz="0" w:space="0" w:color="auto"/>
        <w:left w:val="none" w:sz="0" w:space="0" w:color="auto"/>
        <w:bottom w:val="none" w:sz="0" w:space="0" w:color="auto"/>
        <w:right w:val="none" w:sz="0" w:space="0" w:color="auto"/>
      </w:divBdr>
    </w:div>
    <w:div w:id="1476870400">
      <w:bodyDiv w:val="1"/>
      <w:marLeft w:val="0"/>
      <w:marRight w:val="0"/>
      <w:marTop w:val="0"/>
      <w:marBottom w:val="0"/>
      <w:divBdr>
        <w:top w:val="none" w:sz="0" w:space="0" w:color="auto"/>
        <w:left w:val="none" w:sz="0" w:space="0" w:color="auto"/>
        <w:bottom w:val="none" w:sz="0" w:space="0" w:color="auto"/>
        <w:right w:val="none" w:sz="0" w:space="0" w:color="auto"/>
      </w:divBdr>
      <w:divsChild>
        <w:div w:id="1733507135">
          <w:marLeft w:val="0"/>
          <w:marRight w:val="0"/>
          <w:marTop w:val="0"/>
          <w:marBottom w:val="0"/>
          <w:divBdr>
            <w:top w:val="none" w:sz="0" w:space="0" w:color="auto"/>
            <w:left w:val="none" w:sz="0" w:space="0" w:color="auto"/>
            <w:bottom w:val="none" w:sz="0" w:space="0" w:color="auto"/>
            <w:right w:val="none" w:sz="0" w:space="0" w:color="auto"/>
          </w:divBdr>
        </w:div>
      </w:divsChild>
    </w:div>
    <w:div w:id="1539927211">
      <w:bodyDiv w:val="1"/>
      <w:marLeft w:val="0"/>
      <w:marRight w:val="0"/>
      <w:marTop w:val="0"/>
      <w:marBottom w:val="0"/>
      <w:divBdr>
        <w:top w:val="none" w:sz="0" w:space="0" w:color="auto"/>
        <w:left w:val="none" w:sz="0" w:space="0" w:color="auto"/>
        <w:bottom w:val="none" w:sz="0" w:space="0" w:color="auto"/>
        <w:right w:val="none" w:sz="0" w:space="0" w:color="auto"/>
      </w:divBdr>
    </w:div>
    <w:div w:id="1611737407">
      <w:bodyDiv w:val="1"/>
      <w:marLeft w:val="0"/>
      <w:marRight w:val="0"/>
      <w:marTop w:val="0"/>
      <w:marBottom w:val="0"/>
      <w:divBdr>
        <w:top w:val="none" w:sz="0" w:space="0" w:color="auto"/>
        <w:left w:val="none" w:sz="0" w:space="0" w:color="auto"/>
        <w:bottom w:val="none" w:sz="0" w:space="0" w:color="auto"/>
        <w:right w:val="none" w:sz="0" w:space="0" w:color="auto"/>
      </w:divBdr>
    </w:div>
    <w:div w:id="1647051933">
      <w:bodyDiv w:val="1"/>
      <w:marLeft w:val="0"/>
      <w:marRight w:val="0"/>
      <w:marTop w:val="0"/>
      <w:marBottom w:val="0"/>
      <w:divBdr>
        <w:top w:val="none" w:sz="0" w:space="0" w:color="auto"/>
        <w:left w:val="none" w:sz="0" w:space="0" w:color="auto"/>
        <w:bottom w:val="none" w:sz="0" w:space="0" w:color="auto"/>
        <w:right w:val="none" w:sz="0" w:space="0" w:color="auto"/>
      </w:divBdr>
    </w:div>
    <w:div w:id="1757434460">
      <w:bodyDiv w:val="1"/>
      <w:marLeft w:val="0"/>
      <w:marRight w:val="0"/>
      <w:marTop w:val="0"/>
      <w:marBottom w:val="0"/>
      <w:divBdr>
        <w:top w:val="none" w:sz="0" w:space="0" w:color="auto"/>
        <w:left w:val="none" w:sz="0" w:space="0" w:color="auto"/>
        <w:bottom w:val="none" w:sz="0" w:space="0" w:color="auto"/>
        <w:right w:val="none" w:sz="0" w:space="0" w:color="auto"/>
      </w:divBdr>
    </w:div>
    <w:div w:id="1760562605">
      <w:bodyDiv w:val="1"/>
      <w:marLeft w:val="0"/>
      <w:marRight w:val="0"/>
      <w:marTop w:val="0"/>
      <w:marBottom w:val="0"/>
      <w:divBdr>
        <w:top w:val="none" w:sz="0" w:space="0" w:color="auto"/>
        <w:left w:val="none" w:sz="0" w:space="0" w:color="auto"/>
        <w:bottom w:val="none" w:sz="0" w:space="0" w:color="auto"/>
        <w:right w:val="none" w:sz="0" w:space="0" w:color="auto"/>
      </w:divBdr>
    </w:div>
    <w:div w:id="1787700994">
      <w:bodyDiv w:val="1"/>
      <w:marLeft w:val="0"/>
      <w:marRight w:val="0"/>
      <w:marTop w:val="0"/>
      <w:marBottom w:val="0"/>
      <w:divBdr>
        <w:top w:val="none" w:sz="0" w:space="0" w:color="auto"/>
        <w:left w:val="none" w:sz="0" w:space="0" w:color="auto"/>
        <w:bottom w:val="none" w:sz="0" w:space="0" w:color="auto"/>
        <w:right w:val="none" w:sz="0" w:space="0" w:color="auto"/>
      </w:divBdr>
    </w:div>
    <w:div w:id="1797218724">
      <w:bodyDiv w:val="1"/>
      <w:marLeft w:val="0"/>
      <w:marRight w:val="0"/>
      <w:marTop w:val="0"/>
      <w:marBottom w:val="0"/>
      <w:divBdr>
        <w:top w:val="none" w:sz="0" w:space="0" w:color="auto"/>
        <w:left w:val="none" w:sz="0" w:space="0" w:color="auto"/>
        <w:bottom w:val="none" w:sz="0" w:space="0" w:color="auto"/>
        <w:right w:val="none" w:sz="0" w:space="0" w:color="auto"/>
      </w:divBdr>
    </w:div>
    <w:div w:id="1821917554">
      <w:bodyDiv w:val="1"/>
      <w:marLeft w:val="0"/>
      <w:marRight w:val="0"/>
      <w:marTop w:val="0"/>
      <w:marBottom w:val="0"/>
      <w:divBdr>
        <w:top w:val="none" w:sz="0" w:space="0" w:color="auto"/>
        <w:left w:val="none" w:sz="0" w:space="0" w:color="auto"/>
        <w:bottom w:val="none" w:sz="0" w:space="0" w:color="auto"/>
        <w:right w:val="none" w:sz="0" w:space="0" w:color="auto"/>
      </w:divBdr>
    </w:div>
    <w:div w:id="1847475443">
      <w:bodyDiv w:val="1"/>
      <w:marLeft w:val="0"/>
      <w:marRight w:val="0"/>
      <w:marTop w:val="0"/>
      <w:marBottom w:val="0"/>
      <w:divBdr>
        <w:top w:val="none" w:sz="0" w:space="0" w:color="auto"/>
        <w:left w:val="none" w:sz="0" w:space="0" w:color="auto"/>
        <w:bottom w:val="none" w:sz="0" w:space="0" w:color="auto"/>
        <w:right w:val="none" w:sz="0" w:space="0" w:color="auto"/>
      </w:divBdr>
    </w:div>
    <w:div w:id="1894348854">
      <w:bodyDiv w:val="1"/>
      <w:marLeft w:val="0"/>
      <w:marRight w:val="0"/>
      <w:marTop w:val="0"/>
      <w:marBottom w:val="0"/>
      <w:divBdr>
        <w:top w:val="none" w:sz="0" w:space="0" w:color="auto"/>
        <w:left w:val="none" w:sz="0" w:space="0" w:color="auto"/>
        <w:bottom w:val="none" w:sz="0" w:space="0" w:color="auto"/>
        <w:right w:val="none" w:sz="0" w:space="0" w:color="auto"/>
      </w:divBdr>
    </w:div>
    <w:div w:id="1895004758">
      <w:bodyDiv w:val="1"/>
      <w:marLeft w:val="0"/>
      <w:marRight w:val="0"/>
      <w:marTop w:val="0"/>
      <w:marBottom w:val="0"/>
      <w:divBdr>
        <w:top w:val="none" w:sz="0" w:space="0" w:color="auto"/>
        <w:left w:val="none" w:sz="0" w:space="0" w:color="auto"/>
        <w:bottom w:val="none" w:sz="0" w:space="0" w:color="auto"/>
        <w:right w:val="none" w:sz="0" w:space="0" w:color="auto"/>
      </w:divBdr>
    </w:div>
    <w:div w:id="1907839835">
      <w:bodyDiv w:val="1"/>
      <w:marLeft w:val="0"/>
      <w:marRight w:val="0"/>
      <w:marTop w:val="0"/>
      <w:marBottom w:val="0"/>
      <w:divBdr>
        <w:top w:val="none" w:sz="0" w:space="0" w:color="auto"/>
        <w:left w:val="none" w:sz="0" w:space="0" w:color="auto"/>
        <w:bottom w:val="none" w:sz="0" w:space="0" w:color="auto"/>
        <w:right w:val="none" w:sz="0" w:space="0" w:color="auto"/>
      </w:divBdr>
    </w:div>
    <w:div w:id="1934388346">
      <w:bodyDiv w:val="1"/>
      <w:marLeft w:val="0"/>
      <w:marRight w:val="0"/>
      <w:marTop w:val="0"/>
      <w:marBottom w:val="0"/>
      <w:divBdr>
        <w:top w:val="none" w:sz="0" w:space="0" w:color="auto"/>
        <w:left w:val="none" w:sz="0" w:space="0" w:color="auto"/>
        <w:bottom w:val="none" w:sz="0" w:space="0" w:color="auto"/>
        <w:right w:val="none" w:sz="0" w:space="0" w:color="auto"/>
      </w:divBdr>
    </w:div>
    <w:div w:id="1969235209">
      <w:bodyDiv w:val="1"/>
      <w:marLeft w:val="0"/>
      <w:marRight w:val="0"/>
      <w:marTop w:val="0"/>
      <w:marBottom w:val="0"/>
      <w:divBdr>
        <w:top w:val="none" w:sz="0" w:space="0" w:color="auto"/>
        <w:left w:val="none" w:sz="0" w:space="0" w:color="auto"/>
        <w:bottom w:val="none" w:sz="0" w:space="0" w:color="auto"/>
        <w:right w:val="none" w:sz="0" w:space="0" w:color="auto"/>
      </w:divBdr>
    </w:div>
    <w:div w:id="2055039738">
      <w:bodyDiv w:val="1"/>
      <w:marLeft w:val="0"/>
      <w:marRight w:val="0"/>
      <w:marTop w:val="0"/>
      <w:marBottom w:val="0"/>
      <w:divBdr>
        <w:top w:val="none" w:sz="0" w:space="0" w:color="auto"/>
        <w:left w:val="none" w:sz="0" w:space="0" w:color="auto"/>
        <w:bottom w:val="none" w:sz="0" w:space="0" w:color="auto"/>
        <w:right w:val="none" w:sz="0" w:space="0" w:color="auto"/>
      </w:divBdr>
    </w:div>
    <w:div w:id="2074110783">
      <w:bodyDiv w:val="1"/>
      <w:marLeft w:val="0"/>
      <w:marRight w:val="0"/>
      <w:marTop w:val="0"/>
      <w:marBottom w:val="0"/>
      <w:divBdr>
        <w:top w:val="none" w:sz="0" w:space="0" w:color="auto"/>
        <w:left w:val="none" w:sz="0" w:space="0" w:color="auto"/>
        <w:bottom w:val="none" w:sz="0" w:space="0" w:color="auto"/>
        <w:right w:val="none" w:sz="0" w:space="0" w:color="auto"/>
      </w:divBdr>
    </w:div>
    <w:div w:id="2087921350">
      <w:bodyDiv w:val="1"/>
      <w:marLeft w:val="0"/>
      <w:marRight w:val="0"/>
      <w:marTop w:val="0"/>
      <w:marBottom w:val="0"/>
      <w:divBdr>
        <w:top w:val="none" w:sz="0" w:space="0" w:color="auto"/>
        <w:left w:val="none" w:sz="0" w:space="0" w:color="auto"/>
        <w:bottom w:val="none" w:sz="0" w:space="0" w:color="auto"/>
        <w:right w:val="none" w:sz="0" w:space="0" w:color="auto"/>
      </w:divBdr>
    </w:div>
    <w:div w:id="2129010270">
      <w:bodyDiv w:val="1"/>
      <w:marLeft w:val="0"/>
      <w:marRight w:val="0"/>
      <w:marTop w:val="0"/>
      <w:marBottom w:val="0"/>
      <w:divBdr>
        <w:top w:val="none" w:sz="0" w:space="0" w:color="auto"/>
        <w:left w:val="none" w:sz="0" w:space="0" w:color="auto"/>
        <w:bottom w:val="none" w:sz="0" w:space="0" w:color="auto"/>
        <w:right w:val="none" w:sz="0" w:space="0" w:color="auto"/>
      </w:divBdr>
    </w:div>
    <w:div w:id="214238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6.png" Id="rId26"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footer" Target="footer1.xml" Id="rId63" /><Relationship Type="http://schemas.openxmlformats.org/officeDocument/2006/relationships/theme" Target="theme/theme1.xml" Id="rId68"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43.png" Id="rId53" /><Relationship Type="http://schemas.openxmlformats.org/officeDocument/2006/relationships/image" Target="media/image48.png" Id="rId58" /><Relationship Type="http://schemas.openxmlformats.org/officeDocument/2006/relationships/footer" Target="footer3.xml" Id="rId66" /><Relationship Type="http://schemas.openxmlformats.org/officeDocument/2006/relationships/numbering" Target="numbering.xml" Id="rId5" /><Relationship Type="http://schemas.openxmlformats.org/officeDocument/2006/relationships/image" Target="media/image51.png" Id="rId61"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image" Target="media/image46.png" Id="rId56" /><Relationship Type="http://schemas.openxmlformats.org/officeDocument/2006/relationships/footer" Target="footer2.xml" Id="rId64" /><Relationship Type="http://schemas.microsoft.com/office/2020/10/relationships/intelligence" Target="intelligence2.xml" Id="rId69"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image" Target="media/image49.png" Id="rId59" /><Relationship Type="http://schemas.openxmlformats.org/officeDocument/2006/relationships/fontTable" Target="fontTable.xml" Id="rId67"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44.png" Id="rId54" /><Relationship Type="http://schemas.openxmlformats.org/officeDocument/2006/relationships/header" Target="header1.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 Type="http://schemas.openxmlformats.org/officeDocument/2006/relationships/image" Target="media/image47.png" Id="rId5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image" Target="media/image42.png" Id="rId52" /><Relationship Type="http://schemas.openxmlformats.org/officeDocument/2006/relationships/image" Target="media/image50.png" Id="rId60" /><Relationship Type="http://schemas.openxmlformats.org/officeDocument/2006/relationships/header" Target="header2.xml" Id="rId6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3.jpg" Id="rId64775893" /></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2e821f7-e637-4187-9d58-17ab755c6cbd" xsi:nil="true"/>
    <lcf76f155ced4ddcb4097134ff3c332f xmlns="23449395-9052-4e6b-a63c-ee4896c20c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0C264BC4B0A2840A78238E3E74055B3" ma:contentTypeVersion="11" ma:contentTypeDescription="Create a new document." ma:contentTypeScope="" ma:versionID="5b6de6d77a373c3af56c494a13079fd1">
  <xsd:schema xmlns:xsd="http://www.w3.org/2001/XMLSchema" xmlns:xs="http://www.w3.org/2001/XMLSchema" xmlns:p="http://schemas.microsoft.com/office/2006/metadata/properties" xmlns:ns2="23449395-9052-4e6b-a63c-ee4896c20c3f" xmlns:ns3="12e821f7-e637-4187-9d58-17ab755c6cbd" targetNamespace="http://schemas.microsoft.com/office/2006/metadata/properties" ma:root="true" ma:fieldsID="990119559b1f0b16341fac83097787c1" ns2:_="" ns3:_="">
    <xsd:import namespace="23449395-9052-4e6b-a63c-ee4896c20c3f"/>
    <xsd:import namespace="12e821f7-e637-4187-9d58-17ab755c6c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49395-9052-4e6b-a63c-ee4896c20c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6911a05-f23d-41e0-8c68-b21119b2b2a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e821f7-e637-4187-9d58-17ab755c6cb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c1b900-f17f-4389-92a9-4a5a3bead03c}" ma:internalName="TaxCatchAll" ma:showField="CatchAllData" ma:web="12e821f7-e637-4187-9d58-17ab755c6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21B7ED-E64F-4490-98AB-116D9C955B60}">
  <ds:schemaRefs>
    <ds:schemaRef ds:uri="http://schemas.microsoft.com/office/2006/metadata/properties"/>
    <ds:schemaRef ds:uri="http://schemas.microsoft.com/office/infopath/2007/PartnerControls"/>
    <ds:schemaRef ds:uri="12e821f7-e637-4187-9d58-17ab755c6cbd"/>
    <ds:schemaRef ds:uri="23449395-9052-4e6b-a63c-ee4896c20c3f"/>
  </ds:schemaRefs>
</ds:datastoreItem>
</file>

<file path=customXml/itemProps2.xml><?xml version="1.0" encoding="utf-8"?>
<ds:datastoreItem xmlns:ds="http://schemas.openxmlformats.org/officeDocument/2006/customXml" ds:itemID="{57FF4654-E6A5-41A8-B5F7-C67D41851A52}">
  <ds:schemaRefs>
    <ds:schemaRef ds:uri="http://schemas.microsoft.com/sharepoint/v3/contenttype/forms"/>
  </ds:schemaRefs>
</ds:datastoreItem>
</file>

<file path=customXml/itemProps3.xml><?xml version="1.0" encoding="utf-8"?>
<ds:datastoreItem xmlns:ds="http://schemas.openxmlformats.org/officeDocument/2006/customXml" ds:itemID="{B2FE8ACA-5B30-44AD-ADF6-BD1B4294B572}">
  <ds:schemaRefs>
    <ds:schemaRef ds:uri="http://schemas.openxmlformats.org/officeDocument/2006/bibliography"/>
  </ds:schemaRefs>
</ds:datastoreItem>
</file>

<file path=customXml/itemProps4.xml><?xml version="1.0" encoding="utf-8"?>
<ds:datastoreItem xmlns:ds="http://schemas.openxmlformats.org/officeDocument/2006/customXml" ds:itemID="{52D5A495-AF36-4F1D-A88C-887F81464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449395-9052-4e6b-a63c-ee4896c20c3f"/>
    <ds:schemaRef ds:uri="12e821f7-e637-4187-9d58-17ab755c6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Dhawal Patodi</dc:creator>
  <keywords/>
  <dc:description/>
  <lastModifiedBy>Leroy Vieira</lastModifiedBy>
  <revision>24</revision>
  <lastPrinted>2026-01-06T07:11:00.0000000Z</lastPrinted>
  <dcterms:created xsi:type="dcterms:W3CDTF">2026-01-07T16:02:00.0000000Z</dcterms:created>
  <dcterms:modified xsi:type="dcterms:W3CDTF">2026-04-29T10:30:10.4976877Z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0x01010040C264BC4B0A2840A78238E3E74055B3</vt:lpwstr>
  </property>
  <property fmtid="{D5CDD505-2E9C-101B-9397-08002B2CF9AE}" pid="3" name="MediaServiceImageTags">
    <vt:lpwstr/>
  </property>
  <property fmtid="{D5CDD505-2E9C-101B-9397-08002B2CF9AE}" pid="4" name="TitusGUID">
    <vt:lpwstr>ff112b42-1846-4a94-89b7-d67c7ea4d6a2</vt:lpwstr>
  </property>
  <property fmtid="{D5CDD505-2E9C-101B-9397-08002B2CF9AE}" pid="5" name="QNBClass">
    <vt:lpwstr>QNBCI</vt:lpwstr>
  </property>
  <property fmtid="{D5CDD505-2E9C-101B-9397-08002B2CF9AE}" pid="6" name="docLang">
    <vt:lpwstr>en</vt:lpwstr>
  </property>
</Properties>
</file>